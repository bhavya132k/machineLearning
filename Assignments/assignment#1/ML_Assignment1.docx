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47C5FD9" wp14:paraId="2C078E63" wp14:textId="2DFE9FE1">
      <w:pPr>
        <w:pStyle w:val="Normal"/>
        <w:jc w:val="both"/>
        <w:rPr>
          <w:del w:author="Gudiseva, Bhavya Sree" w:date="2023-10-21T02:17:01.257Z" w:id="1668594348"/>
        </w:rPr>
      </w:pPr>
    </w:p>
    <w:p w:rsidR="747C5FD9" w:rsidP="747C5FD9" w:rsidRDefault="747C5FD9" w14:paraId="0451E739" w14:textId="138E74AD">
      <w:pPr>
        <w:pStyle w:val="Normal"/>
        <w:jc w:val="both"/>
        <w:rPr>
          <w:rFonts w:ascii="Times New Roman" w:hAnsi="Times New Roman" w:eastAsia="Times New Roman" w:cs="Times New Roman"/>
          <w:sz w:val="20"/>
          <w:szCs w:val="20"/>
        </w:rPr>
      </w:pPr>
    </w:p>
    <w:p w:rsidR="64777BFE" w:rsidP="747C5FD9" w:rsidRDefault="64777BFE" w14:paraId="07819840" w14:textId="289D7635">
      <w:pPr>
        <w:pStyle w:val="Normal"/>
        <w:jc w:val="both"/>
        <w:rPr>
          <w:del w:author="Gudiseva, Bhavya Sree" w:date="2023-10-21T02:07:11.097Z" w:id="767731592"/>
          <w:rFonts w:ascii="Times New Roman" w:hAnsi="Times New Roman" w:eastAsia="Times New Roman" w:cs="Times New Roman"/>
          <w:sz w:val="20"/>
          <w:szCs w:val="20"/>
        </w:rPr>
      </w:pPr>
      <w:del w:author="Gudiseva, Bhavya Sree" w:date="2023-10-21T02:07:11.179Z" w:id="1302051380">
        <w:r w:rsidRPr="40AD7821" w:rsidDel="64777BFE">
          <w:rPr>
            <w:rFonts w:ascii="Times New Roman" w:hAnsi="Times New Roman" w:eastAsia="Times New Roman" w:cs="Times New Roman"/>
            <w:sz w:val="20"/>
            <w:szCs w:val="20"/>
          </w:rPr>
          <w:delText xml:space="preserve"> </w:delText>
        </w:r>
      </w:del>
    </w:p>
    <w:p w:rsidR="64777BFE" w:rsidP="19AEC001" w:rsidRDefault="64777BFE" w14:paraId="645AB6E7" w14:textId="14195376">
      <w:pPr>
        <w:pStyle w:val="Normal"/>
        <w:jc w:val="center"/>
        <w:rPr>
          <w:rFonts w:ascii="Times New Roman" w:hAnsi="Times New Roman" w:eastAsia="Times New Roman" w:cs="Times New Roman"/>
          <w:sz w:val="144"/>
          <w:szCs w:val="144"/>
        </w:rPr>
        <w:pPrChange w:author="Gudiseva, Bhavya Sree" w:date="2023-10-21T02:16:57.875Z">
          <w:pPr>
            <w:pStyle w:val="Normal"/>
            <w:jc w:val="both"/>
          </w:pPr>
        </w:pPrChange>
      </w:pPr>
      <w:del w:author="Gudiseva, Bhavya Sree" w:date="2023-10-21T02:07:11.014Z" w:id="1510211635">
        <w:r w:rsidRPr="19AEC001" w:rsidDel="64777BFE">
          <w:rPr>
            <w:rFonts w:ascii="Times New Roman" w:hAnsi="Times New Roman" w:eastAsia="Times New Roman" w:cs="Times New Roman"/>
            <w:sz w:val="20"/>
            <w:szCs w:val="20"/>
          </w:rPr>
          <w:delText xml:space="preserve"> </w:delText>
        </w:r>
      </w:del>
      <w:ins w:author="Gudiseva, Bhavya Sree" w:date="2023-10-21T02:05:00.201Z" w:id="782254708">
        <w:r w:rsidRPr="19AEC001" w:rsidR="1EDB647D">
          <w:rPr>
            <w:rFonts w:ascii="Times New Roman" w:hAnsi="Times New Roman" w:eastAsia="Times New Roman" w:cs="Times New Roman"/>
            <w:sz w:val="22"/>
            <w:szCs w:val="22"/>
            <w:rPrChange w:author="Gudiseva, Bhavya Sree" w:date="2023-10-21T02:12:26.895Z" w:id="1681215328">
              <w:rPr>
                <w:rFonts w:ascii="Times New Roman" w:hAnsi="Times New Roman" w:eastAsia="Times New Roman" w:cs="Times New Roman"/>
                <w:sz w:val="20"/>
                <w:szCs w:val="20"/>
              </w:rPr>
            </w:rPrChange>
          </w:rPr>
          <w:t xml:space="preserve">  </w:t>
        </w:r>
      </w:ins>
      <w:r w:rsidRPr="19AEC001" w:rsidR="571163E0">
        <w:rPr>
          <w:rFonts w:ascii="Times New Roman" w:hAnsi="Times New Roman" w:eastAsia="Times New Roman" w:cs="Times New Roman"/>
          <w:b w:val="1"/>
          <w:bCs w:val="1"/>
          <w:sz w:val="72"/>
          <w:szCs w:val="72"/>
          <w:rPrChange w:author="Gudiseva, Bhavya Sree" w:date="2023-10-21T02:12:22.464Z" w:id="1335057822">
            <w:rPr>
              <w:rFonts w:ascii="Times New Roman" w:hAnsi="Times New Roman" w:eastAsia="Times New Roman" w:cs="Times New Roman"/>
              <w:b w:val="1"/>
              <w:bCs w:val="1"/>
              <w:sz w:val="56"/>
              <w:szCs w:val="56"/>
            </w:rPr>
          </w:rPrChange>
        </w:rPr>
        <w:t>Machine Learning from Scratch: Kaggle</w:t>
      </w:r>
      <w:r w:rsidRPr="19AEC001" w:rsidR="571163E0">
        <w:rPr>
          <w:rFonts w:ascii="Times New Roman" w:hAnsi="Times New Roman" w:eastAsia="Times New Roman" w:cs="Times New Roman"/>
          <w:b w:val="1"/>
          <w:bCs w:val="1"/>
          <w:sz w:val="72"/>
          <w:szCs w:val="72"/>
          <w:rPrChange w:author="Gudiseva, Bhavya Sree" w:date="2023-10-21T02:12:22.464Z" w:id="1281485988">
            <w:rPr>
              <w:rFonts w:ascii="Times New Roman" w:hAnsi="Times New Roman" w:eastAsia="Times New Roman" w:cs="Times New Roman"/>
              <w:b w:val="1"/>
              <w:bCs w:val="1"/>
              <w:sz w:val="56"/>
              <w:szCs w:val="56"/>
            </w:rPr>
          </w:rPrChange>
        </w:rPr>
        <w:t xml:space="preserve"> </w:t>
      </w:r>
      <w:r w:rsidRPr="19AEC001" w:rsidR="571163E0">
        <w:rPr>
          <w:rFonts w:ascii="Times New Roman" w:hAnsi="Times New Roman" w:eastAsia="Times New Roman" w:cs="Times New Roman"/>
          <w:b w:val="1"/>
          <w:bCs w:val="1"/>
          <w:sz w:val="72"/>
          <w:szCs w:val="72"/>
          <w:rPrChange w:author="Gudiseva, Bhavya Sree" w:date="2023-10-21T02:12:22.465Z" w:id="1340556092">
            <w:rPr>
              <w:rFonts w:ascii="Times New Roman" w:hAnsi="Times New Roman" w:eastAsia="Times New Roman" w:cs="Times New Roman"/>
              <w:b w:val="1"/>
              <w:bCs w:val="1"/>
              <w:sz w:val="56"/>
              <w:szCs w:val="56"/>
            </w:rPr>
          </w:rPrChange>
        </w:rPr>
        <w:t>Most</w:t>
      </w:r>
      <w:r w:rsidRPr="19AEC001" w:rsidR="571163E0">
        <w:rPr>
          <w:rFonts w:ascii="Times New Roman" w:hAnsi="Times New Roman" w:eastAsia="Times New Roman" w:cs="Times New Roman"/>
          <w:b w:val="1"/>
          <w:bCs w:val="1"/>
          <w:sz w:val="72"/>
          <w:szCs w:val="72"/>
          <w:rPrChange w:author="Gudiseva, Bhavya Sree" w:date="2023-10-21T02:12:22.465Z" w:id="953032627">
            <w:rPr>
              <w:rFonts w:ascii="Times New Roman" w:hAnsi="Times New Roman" w:eastAsia="Times New Roman" w:cs="Times New Roman"/>
              <w:b w:val="1"/>
              <w:bCs w:val="1"/>
              <w:sz w:val="56"/>
              <w:szCs w:val="56"/>
            </w:rPr>
          </w:rPrChange>
        </w:rPr>
        <w:t xml:space="preserve"> </w:t>
      </w:r>
      <w:r w:rsidRPr="19AEC001" w:rsidR="571163E0">
        <w:rPr>
          <w:rFonts w:ascii="Times New Roman" w:hAnsi="Times New Roman" w:eastAsia="Times New Roman" w:cs="Times New Roman"/>
          <w:b w:val="1"/>
          <w:bCs w:val="1"/>
          <w:sz w:val="72"/>
          <w:szCs w:val="72"/>
          <w:rPrChange w:author="Gudiseva, Bhavya Sree" w:date="2023-10-21T02:12:22.465Z" w:id="119739479">
            <w:rPr>
              <w:rFonts w:ascii="Times New Roman" w:hAnsi="Times New Roman" w:eastAsia="Times New Roman" w:cs="Times New Roman"/>
              <w:b w:val="1"/>
              <w:bCs w:val="1"/>
              <w:sz w:val="56"/>
              <w:szCs w:val="56"/>
            </w:rPr>
          </w:rPrChange>
        </w:rPr>
        <w:t>Streamed</w:t>
      </w:r>
      <w:r w:rsidRPr="19AEC001" w:rsidR="571163E0">
        <w:rPr>
          <w:rFonts w:ascii="Times New Roman" w:hAnsi="Times New Roman" w:eastAsia="Times New Roman" w:cs="Times New Roman"/>
          <w:b w:val="1"/>
          <w:bCs w:val="1"/>
          <w:sz w:val="72"/>
          <w:szCs w:val="72"/>
          <w:rPrChange w:author="Gudiseva, Bhavya Sree" w:date="2023-10-21T02:12:22.466Z" w:id="1203036502">
            <w:rPr>
              <w:rFonts w:ascii="Times New Roman" w:hAnsi="Times New Roman" w:eastAsia="Times New Roman" w:cs="Times New Roman"/>
              <w:b w:val="1"/>
              <w:bCs w:val="1"/>
              <w:sz w:val="56"/>
              <w:szCs w:val="56"/>
            </w:rPr>
          </w:rPrChange>
        </w:rPr>
        <w:t xml:space="preserve"> </w:t>
      </w:r>
      <w:r w:rsidRPr="19AEC001" w:rsidR="571163E0">
        <w:rPr>
          <w:rFonts w:ascii="Times New Roman" w:hAnsi="Times New Roman" w:eastAsia="Times New Roman" w:cs="Times New Roman"/>
          <w:b w:val="1"/>
          <w:bCs w:val="1"/>
          <w:sz w:val="72"/>
          <w:szCs w:val="72"/>
          <w:rPrChange w:author="Gudiseva, Bhavya Sree" w:date="2023-10-21T02:12:22.466Z" w:id="1918211153">
            <w:rPr>
              <w:rFonts w:ascii="Times New Roman" w:hAnsi="Times New Roman" w:eastAsia="Times New Roman" w:cs="Times New Roman"/>
              <w:b w:val="1"/>
              <w:bCs w:val="1"/>
              <w:sz w:val="56"/>
              <w:szCs w:val="56"/>
            </w:rPr>
          </w:rPrChange>
        </w:rPr>
        <w:t>Spotify Songs</w:t>
      </w:r>
      <w:r w:rsidRPr="19AEC001" w:rsidR="571163E0">
        <w:rPr>
          <w:rFonts w:ascii="Times New Roman" w:hAnsi="Times New Roman" w:eastAsia="Times New Roman" w:cs="Times New Roman"/>
          <w:b w:val="1"/>
          <w:bCs w:val="1"/>
          <w:sz w:val="72"/>
          <w:szCs w:val="72"/>
          <w:rPrChange w:author="Gudiseva, Bhavya Sree" w:date="2023-10-21T02:12:22.467Z" w:id="1771021032">
            <w:rPr>
              <w:rFonts w:ascii="Times New Roman" w:hAnsi="Times New Roman" w:eastAsia="Times New Roman" w:cs="Times New Roman"/>
              <w:b w:val="1"/>
              <w:bCs w:val="1"/>
              <w:sz w:val="56"/>
              <w:szCs w:val="56"/>
            </w:rPr>
          </w:rPrChange>
        </w:rPr>
        <w:t xml:space="preserve"> </w:t>
      </w:r>
      <w:r w:rsidRPr="19AEC001" w:rsidR="571163E0">
        <w:rPr>
          <w:rFonts w:ascii="Times New Roman" w:hAnsi="Times New Roman" w:eastAsia="Times New Roman" w:cs="Times New Roman"/>
          <w:b w:val="1"/>
          <w:bCs w:val="1"/>
          <w:sz w:val="72"/>
          <w:szCs w:val="72"/>
          <w:rPrChange w:author="Gudiseva, Bhavya Sree" w:date="2023-10-21T02:12:22.467Z" w:id="7190030">
            <w:rPr>
              <w:rFonts w:ascii="Times New Roman" w:hAnsi="Times New Roman" w:eastAsia="Times New Roman" w:cs="Times New Roman"/>
              <w:b w:val="1"/>
              <w:bCs w:val="1"/>
              <w:sz w:val="56"/>
              <w:szCs w:val="56"/>
            </w:rPr>
          </w:rPrChange>
        </w:rPr>
        <w:t>2023</w:t>
      </w:r>
      <w:r w:rsidRPr="19AEC001" w:rsidR="68022240">
        <w:rPr>
          <w:rFonts w:ascii="Times New Roman" w:hAnsi="Times New Roman" w:eastAsia="Times New Roman" w:cs="Times New Roman"/>
          <w:sz w:val="96"/>
          <w:szCs w:val="96"/>
          <w:rPrChange w:author="Gudiseva, Bhavya Sree" w:date="2023-10-21T02:12:22.473Z" w:id="43853794">
            <w:rPr>
              <w:rFonts w:ascii="Times New Roman" w:hAnsi="Times New Roman" w:eastAsia="Times New Roman" w:cs="Times New Roman"/>
              <w:sz w:val="72"/>
              <w:szCs w:val="72"/>
            </w:rPr>
          </w:rPrChange>
        </w:rPr>
        <w:t xml:space="preserve"> </w:t>
      </w:r>
    </w:p>
    <w:p w:rsidR="64777BFE" w:rsidP="40AD7821" w:rsidRDefault="64777BFE" w14:paraId="6BF8F631" w14:textId="6A0042BB">
      <w:pPr>
        <w:pStyle w:val="Normal"/>
        <w:jc w:val="center"/>
        <w:rPr>
          <w:rFonts w:ascii="Times New Roman" w:hAnsi="Times New Roman" w:eastAsia="Times New Roman" w:cs="Times New Roman"/>
          <w:sz w:val="56"/>
          <w:szCs w:val="56"/>
          <w:rPrChange w:author="Gudiseva, Bhavya Sree" w:date="2023-10-21T02:13:09.421Z" w:id="1271622894">
            <w:rPr>
              <w:rFonts w:ascii="Times New Roman" w:hAnsi="Times New Roman" w:eastAsia="Times New Roman" w:cs="Times New Roman"/>
              <w:sz w:val="72"/>
              <w:szCs w:val="72"/>
            </w:rPr>
          </w:rPrChange>
        </w:rPr>
      </w:pPr>
      <w:r w:rsidRPr="19AEC001" w:rsidR="06D4D1B1">
        <w:rPr>
          <w:rFonts w:ascii="Times New Roman" w:hAnsi="Times New Roman" w:eastAsia="Times New Roman" w:cs="Times New Roman"/>
          <w:sz w:val="56"/>
          <w:szCs w:val="56"/>
          <w:rPrChange w:author="Gudiseva, Bhavya Sree" w:date="2023-10-21T02:13:09.419Z" w:id="74187390">
            <w:rPr>
              <w:rFonts w:ascii="Times New Roman" w:hAnsi="Times New Roman" w:eastAsia="Times New Roman" w:cs="Times New Roman"/>
              <w:sz w:val="72"/>
              <w:szCs w:val="72"/>
            </w:rPr>
          </w:rPrChange>
        </w:rPr>
        <w:t>Machine learning _CSCI_6364_82</w:t>
      </w:r>
      <w:r>
        <w:br/>
      </w:r>
      <w:r w:rsidRPr="19AEC001" w:rsidR="5D0A7848">
        <w:rPr>
          <w:rFonts w:ascii="Times New Roman" w:hAnsi="Times New Roman" w:eastAsia="Times New Roman" w:cs="Times New Roman"/>
          <w:sz w:val="56"/>
          <w:szCs w:val="56"/>
          <w:rPrChange w:author="Gudiseva, Bhavya Sree" w:date="2023-10-21T02:13:09.42Z" w:id="239364122">
            <w:rPr>
              <w:rFonts w:ascii="Times New Roman" w:hAnsi="Times New Roman" w:eastAsia="Times New Roman" w:cs="Times New Roman"/>
              <w:sz w:val="52"/>
              <w:szCs w:val="52"/>
            </w:rPr>
          </w:rPrChange>
        </w:rPr>
        <w:t>Assign</w:t>
      </w:r>
      <w:r w:rsidRPr="19AEC001" w:rsidR="5D0A7848">
        <w:rPr>
          <w:rFonts w:ascii="Times New Roman" w:hAnsi="Times New Roman" w:eastAsia="Times New Roman" w:cs="Times New Roman"/>
          <w:sz w:val="56"/>
          <w:szCs w:val="56"/>
          <w:rPrChange w:author="Gudiseva, Bhavya Sree" w:date="2023-10-21T02:13:09.42Z" w:id="1882726612">
            <w:rPr>
              <w:rFonts w:ascii="Times New Roman" w:hAnsi="Times New Roman" w:eastAsia="Times New Roman" w:cs="Times New Roman"/>
              <w:sz w:val="52"/>
              <w:szCs w:val="52"/>
            </w:rPr>
          </w:rPrChange>
        </w:rPr>
        <w:t>ment 1</w:t>
      </w:r>
      <w:r>
        <w:fldChar w:fldCharType="begin"/>
      </w:r>
      <w:r>
        <w:instrText xml:space="preserve">HYPERLINK "https://blackboard.gwu.edu/webapps/blackboard/execute/courseMain?course_id=_392182_1" </w:instrText>
      </w:r>
      <w:r>
        <w:fldChar w:fldCharType="separate"/>
      </w:r>
      <w:del w:author="Gudiseva, Bhavya Sree" w:date="2023-10-21T02:10:21.527Z" w:id="1034106914">
        <w:r>
          <w:fldChar w:fldCharType="end"/>
        </w:r>
      </w:del>
    </w:p>
    <w:p w:rsidR="64777BFE" w:rsidP="40AD7821" w:rsidRDefault="64777BFE" w14:paraId="2445E4F3" w14:textId="458AE6D4">
      <w:pPr>
        <w:pStyle w:val="Normal"/>
        <w:jc w:val="center"/>
        <w:rPr>
          <w:rFonts w:ascii="Times New Roman" w:hAnsi="Times New Roman" w:eastAsia="Times New Roman" w:cs="Times New Roman"/>
          <w:sz w:val="56"/>
          <w:szCs w:val="56"/>
        </w:rPr>
      </w:pPr>
      <w:r w:rsidRPr="19AEC001" w:rsidR="68022240">
        <w:rPr>
          <w:rFonts w:ascii="Times New Roman" w:hAnsi="Times New Roman" w:eastAsia="Times New Roman" w:cs="Times New Roman"/>
          <w:sz w:val="56"/>
          <w:szCs w:val="56"/>
          <w:rPrChange w:author="Gudiseva, Bhavya Sree" w:date="2023-10-21T02:13:09.421Z" w:id="2058418736">
            <w:rPr>
              <w:rFonts w:ascii="Times New Roman" w:hAnsi="Times New Roman" w:eastAsia="Times New Roman" w:cs="Times New Roman"/>
              <w:sz w:val="72"/>
              <w:szCs w:val="72"/>
            </w:rPr>
          </w:rPrChange>
        </w:rPr>
        <w:t xml:space="preserve">Bhavya Sree </w:t>
      </w:r>
      <w:r w:rsidRPr="19AEC001" w:rsidR="68022240">
        <w:rPr>
          <w:rFonts w:ascii="Times New Roman" w:hAnsi="Times New Roman" w:eastAsia="Times New Roman" w:cs="Times New Roman"/>
          <w:sz w:val="56"/>
          <w:szCs w:val="56"/>
          <w:rPrChange w:author="Gudiseva, Bhavya Sree" w:date="2023-10-21T02:10:49.307Z" w:id="1469159410">
            <w:rPr>
              <w:rFonts w:ascii="Times New Roman" w:hAnsi="Times New Roman" w:eastAsia="Times New Roman" w:cs="Times New Roman"/>
              <w:sz w:val="72"/>
              <w:szCs w:val="72"/>
            </w:rPr>
          </w:rPrChange>
        </w:rPr>
        <w:t>Gudiseva</w:t>
      </w:r>
      <w:r>
        <w:br/>
      </w:r>
      <w:r w:rsidRPr="19AEC001" w:rsidR="74A972C8">
        <w:rPr>
          <w:rFonts w:ascii="Times New Roman" w:hAnsi="Times New Roman" w:eastAsia="Times New Roman" w:cs="Times New Roman"/>
          <w:sz w:val="56"/>
          <w:szCs w:val="56"/>
          <w:rPrChange w:author="Gudiseva, Bhavya Sree" w:date="2023-10-21T02:13:09.422Z" w:id="652733726">
            <w:rPr>
              <w:rFonts w:ascii="Times New Roman" w:hAnsi="Times New Roman" w:eastAsia="Times New Roman" w:cs="Times New Roman"/>
              <w:sz w:val="52"/>
              <w:szCs w:val="52"/>
            </w:rPr>
          </w:rPrChange>
        </w:rPr>
        <w:t>20</w:t>
      </w:r>
      <w:r w:rsidRPr="19AEC001" w:rsidR="74A972C8">
        <w:rPr>
          <w:rFonts w:ascii="Times New Roman" w:hAnsi="Times New Roman" w:eastAsia="Times New Roman" w:cs="Times New Roman"/>
          <w:sz w:val="56"/>
          <w:szCs w:val="56"/>
          <w:vertAlign w:val="superscript"/>
          <w:rPrChange w:author="Gudiseva, Bhavya Sree" w:date="2023-10-21T02:13:09.43Z" w:id="603098579">
            <w:rPr>
              <w:rFonts w:ascii="Times New Roman" w:hAnsi="Times New Roman" w:eastAsia="Times New Roman" w:cs="Times New Roman"/>
              <w:sz w:val="52"/>
              <w:szCs w:val="52"/>
              <w:vertAlign w:val="superscript"/>
            </w:rPr>
          </w:rPrChange>
        </w:rPr>
        <w:t>th</w:t>
      </w:r>
      <w:r w:rsidRPr="19AEC001" w:rsidR="74A972C8">
        <w:rPr>
          <w:rFonts w:ascii="Times New Roman" w:hAnsi="Times New Roman" w:eastAsia="Times New Roman" w:cs="Times New Roman"/>
          <w:sz w:val="56"/>
          <w:szCs w:val="56"/>
          <w:rPrChange w:author="Gudiseva, Bhavya Sree" w:date="2023-10-21T02:13:09.43Z" w:id="1617508489">
            <w:rPr>
              <w:rFonts w:ascii="Times New Roman" w:hAnsi="Times New Roman" w:eastAsia="Times New Roman" w:cs="Times New Roman"/>
              <w:sz w:val="52"/>
              <w:szCs w:val="52"/>
            </w:rPr>
          </w:rPrChange>
        </w:rPr>
        <w:t xml:space="preserve"> </w:t>
      </w:r>
      <w:r w:rsidRPr="19AEC001" w:rsidR="00D19B87">
        <w:rPr>
          <w:rFonts w:ascii="Times New Roman" w:hAnsi="Times New Roman" w:eastAsia="Times New Roman" w:cs="Times New Roman"/>
          <w:sz w:val="56"/>
          <w:szCs w:val="56"/>
          <w:rPrChange w:author="Gudiseva, Bhavya Sree" w:date="2023-10-21T02:13:09.43Z" w:id="406379589">
            <w:rPr>
              <w:rFonts w:ascii="Times New Roman" w:hAnsi="Times New Roman" w:eastAsia="Times New Roman" w:cs="Times New Roman"/>
              <w:sz w:val="52"/>
              <w:szCs w:val="52"/>
            </w:rPr>
          </w:rPrChange>
        </w:rPr>
        <w:t>October</w:t>
      </w:r>
      <w:r w:rsidRPr="19AEC001" w:rsidR="74A972C8">
        <w:rPr>
          <w:rFonts w:ascii="Times New Roman" w:hAnsi="Times New Roman" w:eastAsia="Times New Roman" w:cs="Times New Roman"/>
          <w:sz w:val="56"/>
          <w:szCs w:val="56"/>
          <w:rPrChange w:author="Gudiseva, Bhavya Sree" w:date="2023-10-21T02:13:09.431Z" w:id="270323884">
            <w:rPr>
              <w:rFonts w:ascii="Times New Roman" w:hAnsi="Times New Roman" w:eastAsia="Times New Roman" w:cs="Times New Roman"/>
              <w:sz w:val="52"/>
              <w:szCs w:val="52"/>
            </w:rPr>
          </w:rPrChange>
        </w:rPr>
        <w:t xml:space="preserve"> 2023</w:t>
      </w:r>
    </w:p>
    <w:p w:rsidR="64777BFE" w:rsidP="40AD7821" w:rsidRDefault="64777BFE" w14:paraId="69538488" w14:textId="21E297E8">
      <w:pPr/>
      <w:r>
        <w:br w:type="page"/>
      </w:r>
    </w:p>
    <w:p w:rsidR="40AD7821" w:rsidP="40AD7821" w:rsidRDefault="40AD7821" w14:paraId="01FE35FB" w14:textId="2B51AB22">
      <w:pPr>
        <w:pStyle w:val="Normal"/>
        <w:jc w:val="center"/>
        <w:rPr>
          <w:del w:author="Gudiseva, Bhavya Sree" w:date="2023-10-21T02:16:09.413Z" w:id="1924843012"/>
          <w:rFonts w:ascii="Times New Roman" w:hAnsi="Times New Roman" w:eastAsia="Times New Roman" w:cs="Times New Roman"/>
          <w:sz w:val="56"/>
          <w:szCs w:val="56"/>
          <w:rPrChange w:author="Gudiseva, Bhavya Sree" w:date="2023-10-21T02:13:09.431Z" w:id="1920162903">
            <w:rPr>
              <w:del w:author="Gudiseva, Bhavya Sree" w:date="2023-10-21T02:16:09.413Z" w:id="1000696072"/>
              <w:rFonts w:ascii="Times New Roman" w:hAnsi="Times New Roman" w:eastAsia="Times New Roman" w:cs="Times New Roman"/>
              <w:sz w:val="20"/>
              <w:szCs w:val="20"/>
            </w:rPr>
          </w:rPrChange>
        </w:rPr>
      </w:pPr>
    </w:p>
    <w:p w:rsidR="40AD7821" w:rsidP="40AD7821" w:rsidRDefault="40AD7821" w14:paraId="3B33B81C" w14:textId="5EFDF79A">
      <w:pPr>
        <w:pStyle w:val="Normal"/>
        <w:jc w:val="both"/>
        <w:rPr>
          <w:del w:author="Gudiseva, Bhavya Sree" w:date="2023-10-21T02:16:24.179Z" w:id="945318479"/>
          <w:rFonts w:ascii="Times New Roman" w:hAnsi="Times New Roman" w:eastAsia="Times New Roman" w:cs="Times New Roman"/>
          <w:sz w:val="20"/>
          <w:szCs w:val="20"/>
        </w:rPr>
      </w:pPr>
    </w:p>
    <w:p w:rsidR="2159D415" w:rsidP="747C5FD9" w:rsidRDefault="2159D415" w14:paraId="409D2D46" w14:textId="4D44FBEB">
      <w:pPr>
        <w:pStyle w:val="ListParagraph"/>
        <w:numPr>
          <w:ilvl w:val="0"/>
          <w:numId w:val="2"/>
        </w:numPr>
        <w:jc w:val="center"/>
        <w:rPr>
          <w:rFonts w:ascii="Times New Roman" w:hAnsi="Times New Roman" w:eastAsia="Times New Roman" w:cs="Times New Roman"/>
          <w:b w:val="1"/>
          <w:bCs w:val="1"/>
          <w:sz w:val="28"/>
          <w:szCs w:val="28"/>
        </w:rPr>
      </w:pPr>
      <w:r w:rsidRPr="747C5FD9" w:rsidR="2159D415">
        <w:rPr>
          <w:rFonts w:ascii="Times New Roman" w:hAnsi="Times New Roman" w:eastAsia="Times New Roman" w:cs="Times New Roman"/>
          <w:b w:val="1"/>
          <w:bCs w:val="1"/>
          <w:sz w:val="28"/>
          <w:szCs w:val="28"/>
        </w:rPr>
        <w:t>INTRODUCTION</w:t>
      </w:r>
      <w:r w:rsidRPr="747C5FD9" w:rsidR="64777BFE">
        <w:rPr>
          <w:rFonts w:ascii="Times New Roman" w:hAnsi="Times New Roman" w:eastAsia="Times New Roman" w:cs="Times New Roman"/>
          <w:b w:val="1"/>
          <w:bCs w:val="1"/>
          <w:sz w:val="28"/>
          <w:szCs w:val="28"/>
        </w:rPr>
        <w:t xml:space="preserve"> </w:t>
      </w:r>
    </w:p>
    <w:p w:rsidR="6611D5CC" w:rsidP="747C5FD9" w:rsidRDefault="6611D5CC" w14:paraId="29D3D1E9" w14:textId="0809BC8E">
      <w:pPr>
        <w:pStyle w:val="Normal"/>
        <w:jc w:val="both"/>
        <w:rPr>
          <w:rFonts w:ascii="Times New Roman" w:hAnsi="Times New Roman" w:eastAsia="Times New Roman" w:cs="Times New Roman"/>
          <w:sz w:val="20"/>
          <w:szCs w:val="20"/>
        </w:rPr>
      </w:pPr>
      <w:r w:rsidRPr="747C5FD9" w:rsidR="6611D5CC">
        <w:rPr>
          <w:rFonts w:ascii="Times New Roman" w:hAnsi="Times New Roman" w:eastAsia="Times New Roman" w:cs="Times New Roman"/>
          <w:sz w:val="20"/>
          <w:szCs w:val="20"/>
        </w:rPr>
        <w:t>The "Most Streamed Spotify Songs 2023" dataset offers a fascinating insight into the preferences of music listeners on the world's most popular streaming platform. The dataset comprises a range of features about songs, and the goal of this assignment is to predict the number of streams a song has garnered based on these features. This report will outline the steps taken to preprocess the data, implement a machine learning algorithm from first principles, and evaluate its performance.</w:t>
      </w:r>
    </w:p>
    <w:p w:rsidR="64777BFE" w:rsidP="747C5FD9" w:rsidRDefault="64777BFE" w14:paraId="02579817" w14:textId="66140751">
      <w:pPr>
        <w:pStyle w:val="Normal"/>
        <w:jc w:val="both"/>
        <w:rPr>
          <w:rFonts w:ascii="Times New Roman" w:hAnsi="Times New Roman" w:eastAsia="Times New Roman" w:cs="Times New Roman"/>
          <w:sz w:val="20"/>
          <w:szCs w:val="20"/>
        </w:rPr>
      </w:pPr>
      <w:del w:author="Gudiseva, Bhavya Sree" w:date="2023-10-21T01:52:05.766Z" w:id="365595111">
        <w:r w:rsidRPr="747C5FD9" w:rsidDel="64777BFE">
          <w:rPr>
            <w:rFonts w:ascii="Times New Roman" w:hAnsi="Times New Roman" w:eastAsia="Times New Roman" w:cs="Times New Roman"/>
            <w:sz w:val="20"/>
            <w:szCs w:val="20"/>
          </w:rPr>
          <w:delText xml:space="preserve"> </w:delText>
        </w:r>
      </w:del>
    </w:p>
    <w:p w:rsidR="64777BFE" w:rsidP="747C5FD9" w:rsidRDefault="64777BFE" w14:paraId="5650892B" w14:textId="73833E40">
      <w:pPr>
        <w:pStyle w:val="Normal"/>
        <w:jc w:val="center"/>
        <w:rPr>
          <w:rFonts w:ascii="Times New Roman" w:hAnsi="Times New Roman" w:eastAsia="Times New Roman" w:cs="Times New Roman"/>
          <w:b w:val="1"/>
          <w:bCs w:val="1"/>
          <w:sz w:val="28"/>
          <w:szCs w:val="28"/>
        </w:rPr>
        <w:pPrChange w:author="Gudiseva, Bhavya Sree" w:date="2023-10-21T01:51:36.626Z">
          <w:pPr>
            <w:pStyle w:val="Normal"/>
            <w:jc w:val="both"/>
          </w:pPr>
        </w:pPrChange>
      </w:pPr>
      <w:r w:rsidRPr="747C5FD9" w:rsidR="64777BFE">
        <w:rPr>
          <w:rFonts w:ascii="Times New Roman" w:hAnsi="Times New Roman" w:eastAsia="Times New Roman" w:cs="Times New Roman"/>
          <w:b w:val="1"/>
          <w:bCs w:val="1"/>
          <w:sz w:val="28"/>
          <w:szCs w:val="28"/>
        </w:rPr>
        <w:t xml:space="preserve"> 2. </w:t>
      </w:r>
      <w:r w:rsidRPr="747C5FD9" w:rsidR="5E7681AA">
        <w:rPr>
          <w:rFonts w:ascii="Times New Roman" w:hAnsi="Times New Roman" w:eastAsia="Times New Roman" w:cs="Times New Roman"/>
          <w:b w:val="1"/>
          <w:bCs w:val="1"/>
          <w:sz w:val="28"/>
          <w:szCs w:val="28"/>
        </w:rPr>
        <w:t>DATA PREPROCESSING</w:t>
      </w:r>
    </w:p>
    <w:p w:rsidR="64777BFE" w:rsidP="747C5FD9" w:rsidRDefault="64777BFE" w14:paraId="60440F33" w14:textId="6C4D1C5C">
      <w:pPr>
        <w:pStyle w:val="Normal"/>
        <w:jc w:val="both"/>
        <w:rPr>
          <w:del w:author="Gudiseva, Bhavya Sree" w:date="2023-10-21T01:51:56.176Z" w:id="2032234170"/>
          <w:rFonts w:ascii="Times New Roman" w:hAnsi="Times New Roman" w:eastAsia="Times New Roman" w:cs="Times New Roman"/>
          <w:sz w:val="20"/>
          <w:szCs w:val="20"/>
        </w:rPr>
      </w:pPr>
      <w:del w:author="Gudiseva, Bhavya Sree" w:date="2023-10-21T01:51:46.345Z" w:id="1020550139">
        <w:r w:rsidRPr="747C5FD9" w:rsidDel="64777BFE">
          <w:rPr>
            <w:rFonts w:ascii="Times New Roman" w:hAnsi="Times New Roman" w:eastAsia="Times New Roman" w:cs="Times New Roman"/>
            <w:sz w:val="20"/>
            <w:szCs w:val="20"/>
          </w:rPr>
          <w:delText xml:space="preserve"> </w:delText>
        </w:r>
      </w:del>
    </w:p>
    <w:p w:rsidR="64777BFE" w:rsidP="747C5FD9" w:rsidRDefault="64777BFE" w14:paraId="4AE2FC20" w14:textId="45D6BE5C">
      <w:pPr>
        <w:pStyle w:val="Normal"/>
        <w:jc w:val="both"/>
        <w:rPr>
          <w:rFonts w:ascii="Times New Roman" w:hAnsi="Times New Roman" w:eastAsia="Times New Roman" w:cs="Times New Roman"/>
          <w:sz w:val="24"/>
          <w:szCs w:val="24"/>
          <w:rPrChange w:author="Gudiseva, Bhavya Sree" w:date="2023-10-21T01:58:59.502Z" w:id="2000776531">
            <w:rPr>
              <w:rFonts w:ascii="Times New Roman" w:hAnsi="Times New Roman" w:eastAsia="Times New Roman" w:cs="Times New Roman"/>
              <w:sz w:val="20"/>
              <w:szCs w:val="20"/>
            </w:rPr>
          </w:rPrChange>
        </w:rPr>
      </w:pPr>
      <w:r w:rsidRPr="747C5FD9" w:rsidR="64777BFE">
        <w:rPr>
          <w:rFonts w:ascii="Times New Roman" w:hAnsi="Times New Roman" w:eastAsia="Times New Roman" w:cs="Times New Roman"/>
          <w:b w:val="1"/>
          <w:bCs w:val="1"/>
          <w:sz w:val="24"/>
          <w:szCs w:val="24"/>
          <w:rPrChange w:author="Gudiseva, Bhavya Sree" w:date="2023-10-21T01:58:59.5Z" w:id="2041507713">
            <w:rPr>
              <w:rFonts w:ascii="Times New Roman" w:hAnsi="Times New Roman" w:eastAsia="Times New Roman" w:cs="Times New Roman"/>
              <w:b w:val="1"/>
              <w:bCs w:val="1"/>
              <w:sz w:val="20"/>
              <w:szCs w:val="20"/>
            </w:rPr>
          </w:rPrChange>
        </w:rPr>
        <w:t xml:space="preserve"> 2.1. Handling Missing Values</w:t>
      </w:r>
      <w:r w:rsidRPr="747C5FD9" w:rsidR="7BBFBAEA">
        <w:rPr>
          <w:rFonts w:ascii="Times New Roman" w:hAnsi="Times New Roman" w:eastAsia="Times New Roman" w:cs="Times New Roman"/>
          <w:sz w:val="24"/>
          <w:szCs w:val="24"/>
          <w:rPrChange w:author="Gudiseva, Bhavya Sree" w:date="2023-10-21T01:52:00.741Z" w:id="383342455">
            <w:rPr>
              <w:rFonts w:ascii="Times New Roman" w:hAnsi="Times New Roman" w:eastAsia="Times New Roman" w:cs="Times New Roman"/>
              <w:sz w:val="20"/>
              <w:szCs w:val="20"/>
            </w:rPr>
          </w:rPrChange>
        </w:rPr>
        <w:t xml:space="preserve"> </w:t>
      </w:r>
    </w:p>
    <w:p w:rsidR="7BBFBAEA" w:rsidP="747C5FD9" w:rsidRDefault="7BBFBAEA" w14:paraId="16B021D9" w14:textId="3A91E3B1">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Upon inspecting the dataset with 24 features and 953 rows, missing values were found in '</w:t>
      </w:r>
      <w:r w:rsidRPr="747C5FD9" w:rsidR="7BBFBAEA">
        <w:rPr>
          <w:rFonts w:ascii="Times New Roman" w:hAnsi="Times New Roman" w:eastAsia="Times New Roman" w:cs="Times New Roman"/>
          <w:sz w:val="20"/>
          <w:szCs w:val="20"/>
        </w:rPr>
        <w:t>in_shazam_charts</w:t>
      </w:r>
      <w:r w:rsidRPr="747C5FD9" w:rsidR="7BBFBAEA">
        <w:rPr>
          <w:rFonts w:ascii="Times New Roman" w:hAnsi="Times New Roman" w:eastAsia="Times New Roman" w:cs="Times New Roman"/>
          <w:sz w:val="20"/>
          <w:szCs w:val="20"/>
        </w:rPr>
        <w:t>' (50 values) and 'key' (95 values).</w:t>
      </w:r>
    </w:p>
    <w:p w:rsidR="7B0935B8" w:rsidP="747C5FD9" w:rsidRDefault="7B0935B8" w14:paraId="28464728" w14:textId="02D622B4">
      <w:pPr>
        <w:pStyle w:val="Normal"/>
        <w:jc w:val="center"/>
        <w:rPr>
          <w:rFonts w:ascii="Times New Roman" w:hAnsi="Times New Roman" w:eastAsia="Times New Roman" w:cs="Times New Roman"/>
          <w:sz w:val="20"/>
          <w:szCs w:val="20"/>
        </w:rPr>
        <w:pPrChange w:author="Gudiseva, Bhavya Sree" w:date="2023-10-21T01:52:09.926Z">
          <w:pPr>
            <w:pStyle w:val="Normal"/>
            <w:jc w:val="both"/>
          </w:pPr>
        </w:pPrChange>
      </w:pPr>
      <w:r w:rsidR="7B0935B8">
        <w:drawing>
          <wp:inline wp14:editId="60B85451" wp14:anchorId="20D01CCE">
            <wp:extent cx="3486150" cy="3109232"/>
            <wp:effectExtent l="0" t="0" r="0" b="0"/>
            <wp:docPr id="432969947" name="" title=""/>
            <wp:cNvGraphicFramePr>
              <a:graphicFrameLocks noChangeAspect="1"/>
            </wp:cNvGraphicFramePr>
            <a:graphic>
              <a:graphicData uri="http://schemas.openxmlformats.org/drawingml/2006/picture">
                <pic:pic>
                  <pic:nvPicPr>
                    <pic:cNvPr id="0" name=""/>
                    <pic:cNvPicPr/>
                  </pic:nvPicPr>
                  <pic:blipFill>
                    <a:blip r:embed="R3768fc91260a4675">
                      <a:extLst>
                        <a:ext xmlns:a="http://schemas.openxmlformats.org/drawingml/2006/main" uri="{28A0092B-C50C-407E-A947-70E740481C1C}">
                          <a14:useLocalDpi val="0"/>
                        </a:ext>
                      </a:extLst>
                    </a:blip>
                    <a:stretch>
                      <a:fillRect/>
                    </a:stretch>
                  </pic:blipFill>
                  <pic:spPr>
                    <a:xfrm>
                      <a:off x="0" y="0"/>
                      <a:ext cx="3486150" cy="3109232"/>
                    </a:xfrm>
                    <a:prstGeom prst="rect">
                      <a:avLst/>
                    </a:prstGeom>
                  </pic:spPr>
                </pic:pic>
              </a:graphicData>
            </a:graphic>
          </wp:inline>
        </w:drawing>
      </w:r>
    </w:p>
    <w:p w:rsidR="7BBFBAEA" w:rsidP="747C5FD9" w:rsidRDefault="7BBFBAEA" w14:paraId="78742B75" w14:textId="78CA4F96">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b w:val="1"/>
          <w:bCs w:val="1"/>
          <w:sz w:val="20"/>
          <w:szCs w:val="20"/>
        </w:rPr>
        <w:t>Observations:</w:t>
      </w:r>
    </w:p>
    <w:p w:rsidR="7BBFBAEA" w:rsidP="747C5FD9" w:rsidRDefault="7BBFBAEA" w14:paraId="2A040A26" w14:textId="4F087BC9">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The 'key' column is categorical with 'C#' as the most frequent value and 'D#' the least.</w:t>
      </w:r>
    </w:p>
    <w:p w:rsidR="7BBFBAEA" w:rsidP="747C5FD9" w:rsidRDefault="7BBFBAEA" w14:paraId="516619EC" w14:textId="70AD1071">
      <w:pPr>
        <w:pStyle w:val="Normal"/>
        <w:jc w:val="both"/>
        <w:rPr>
          <w:ins w:author="Gudiseva, Bhavya Sree" w:date="2023-10-21T01:52:26.097Z" w:id="391430030"/>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w:t>
      </w:r>
      <w:r w:rsidRPr="747C5FD9" w:rsidR="7BBFBAEA">
        <w:rPr>
          <w:rFonts w:ascii="Times New Roman" w:hAnsi="Times New Roman" w:eastAsia="Times New Roman" w:cs="Times New Roman"/>
          <w:sz w:val="20"/>
          <w:szCs w:val="20"/>
        </w:rPr>
        <w:t>in_shazam_charts</w:t>
      </w:r>
      <w:r w:rsidRPr="747C5FD9" w:rsidR="7BBFBAEA">
        <w:rPr>
          <w:rFonts w:ascii="Times New Roman" w:hAnsi="Times New Roman" w:eastAsia="Times New Roman" w:cs="Times New Roman"/>
          <w:sz w:val="20"/>
          <w:szCs w:val="20"/>
        </w:rPr>
        <w:t xml:space="preserve">' is numerical, and its distribution is right-skewed after any non-numeric entries were converted to </w:t>
      </w:r>
      <w:r w:rsidRPr="747C5FD9" w:rsidR="7BBFBAEA">
        <w:rPr>
          <w:rFonts w:ascii="Times New Roman" w:hAnsi="Times New Roman" w:eastAsia="Times New Roman" w:cs="Times New Roman"/>
          <w:sz w:val="20"/>
          <w:szCs w:val="20"/>
        </w:rPr>
        <w:t>NaN</w:t>
      </w:r>
      <w:r w:rsidRPr="747C5FD9" w:rsidR="7BBFBAEA">
        <w:rPr>
          <w:rFonts w:ascii="Times New Roman" w:hAnsi="Times New Roman" w:eastAsia="Times New Roman" w:cs="Times New Roman"/>
          <w:sz w:val="20"/>
          <w:szCs w:val="20"/>
        </w:rPr>
        <w:t>.</w:t>
      </w:r>
    </w:p>
    <w:p w:rsidR="26FE89E0" w:rsidP="747C5FD9" w:rsidRDefault="26FE89E0" w14:paraId="322FD551" w14:textId="19132365">
      <w:pPr>
        <w:pStyle w:val="Normal"/>
        <w:jc w:val="both"/>
        <w:rPr>
          <w:ins w:author="Gudiseva, Bhavya Sree" w:date="2023-10-21T02:17:21.888Z" w:id="1569399457"/>
          <w:rFonts w:ascii="Times New Roman" w:hAnsi="Times New Roman" w:eastAsia="Times New Roman" w:cs="Times New Roman"/>
          <w:sz w:val="20"/>
          <w:szCs w:val="20"/>
        </w:rPr>
      </w:pPr>
      <w:r w:rsidR="26FE89E0">
        <w:drawing>
          <wp:inline wp14:editId="69ED5954" wp14:anchorId="464E07C8">
            <wp:extent cx="5560480" cy="2282984"/>
            <wp:effectExtent l="0" t="0" r="0" b="0"/>
            <wp:docPr id="1833962421" name="" title=""/>
            <wp:cNvGraphicFramePr>
              <a:graphicFrameLocks noChangeAspect="1"/>
            </wp:cNvGraphicFramePr>
            <a:graphic>
              <a:graphicData uri="http://schemas.openxmlformats.org/drawingml/2006/picture">
                <pic:pic>
                  <pic:nvPicPr>
                    <pic:cNvPr id="0" name=""/>
                    <pic:cNvPicPr/>
                  </pic:nvPicPr>
                  <pic:blipFill>
                    <a:blip r:embed="R278d8c6919f646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0480" cy="2282984"/>
                    </a:xfrm>
                    <a:prstGeom prst="rect">
                      <a:avLst/>
                    </a:prstGeom>
                  </pic:spPr>
                </pic:pic>
              </a:graphicData>
            </a:graphic>
          </wp:inline>
        </w:drawing>
      </w:r>
    </w:p>
    <w:p w:rsidR="40AD7821" w:rsidRDefault="40AD7821" w14:paraId="5B2216FF" w14:textId="26686CAD">
      <w:r>
        <w:br w:type="page"/>
      </w:r>
    </w:p>
    <w:p w:rsidR="40AD7821" w:rsidP="40AD7821" w:rsidRDefault="40AD7821" w14:paraId="71B623B0" w14:textId="5551D4DD">
      <w:pPr>
        <w:pStyle w:val="Normal"/>
        <w:jc w:val="both"/>
        <w:rPr>
          <w:del w:author="Gudiseva, Bhavya Sree" w:date="2023-10-21T02:17:23.891Z" w:id="310209962"/>
          <w:rFonts w:ascii="Times New Roman" w:hAnsi="Times New Roman" w:eastAsia="Times New Roman" w:cs="Times New Roman"/>
          <w:sz w:val="20"/>
          <w:szCs w:val="20"/>
        </w:rPr>
      </w:pPr>
    </w:p>
    <w:p w:rsidR="7BBFBAEA" w:rsidP="747C5FD9" w:rsidRDefault="7BBFBAEA" w14:paraId="0847F6C7" w14:textId="1C26B785">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b w:val="1"/>
          <w:bCs w:val="1"/>
          <w:sz w:val="20"/>
          <w:szCs w:val="20"/>
        </w:rPr>
        <w:t>Methodology:</w:t>
      </w:r>
    </w:p>
    <w:p w:rsidR="7BBFBAEA" w:rsidP="747C5FD9" w:rsidRDefault="7BBFBAEA" w14:paraId="60CDA643" w14:textId="6DE56848">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1. 'key' </w:t>
      </w:r>
      <w:r w:rsidRPr="747C5FD9" w:rsidR="7BBFBAEA">
        <w:rPr>
          <w:rFonts w:ascii="Times New Roman" w:hAnsi="Times New Roman" w:eastAsia="Times New Roman" w:cs="Times New Roman"/>
          <w:sz w:val="20"/>
          <w:szCs w:val="20"/>
        </w:rPr>
        <w:t>column:</w:t>
      </w:r>
      <w:r w:rsidRPr="747C5FD9" w:rsidR="7BBFBAEA">
        <w:rPr>
          <w:rFonts w:ascii="Times New Roman" w:hAnsi="Times New Roman" w:eastAsia="Times New Roman" w:cs="Times New Roman"/>
          <w:sz w:val="20"/>
          <w:szCs w:val="20"/>
        </w:rPr>
        <w:t xml:space="preserve"> </w:t>
      </w:r>
    </w:p>
    <w:p w:rsidR="7BBFBAEA" w:rsidP="747C5FD9" w:rsidRDefault="7BBFBAEA" w14:paraId="60950AA9" w14:textId="57B6F788">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   - Used mode imputation with 'C#'.</w:t>
      </w:r>
    </w:p>
    <w:p w:rsidR="7BBFBAEA" w:rsidP="747C5FD9" w:rsidRDefault="7BBFBAEA" w14:paraId="1068A6B6" w14:textId="53872192">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   - Confirmed no more missing values post-imputation.</w:t>
      </w:r>
    </w:p>
    <w:p w:rsidR="74900E0C" w:rsidP="747C5FD9" w:rsidRDefault="74900E0C" w14:paraId="0881AD78" w14:textId="72766F63">
      <w:pPr>
        <w:pStyle w:val="Normal"/>
        <w:jc w:val="both"/>
        <w:rPr>
          <w:rFonts w:ascii="Verdana Pro" w:hAnsi="Verdana Pro" w:eastAsia="Verdana Pro" w:cs="Verdana Pro"/>
        </w:rPr>
      </w:pPr>
      <w:r w:rsidR="74900E0C">
        <w:drawing>
          <wp:inline wp14:editId="1BE24EE3" wp14:anchorId="4C721674">
            <wp:extent cx="2909757" cy="1952625"/>
            <wp:effectExtent l="0" t="0" r="0" b="0"/>
            <wp:docPr id="1411656118" name="" title=""/>
            <wp:cNvGraphicFramePr>
              <a:graphicFrameLocks noChangeAspect="1"/>
            </wp:cNvGraphicFramePr>
            <a:graphic>
              <a:graphicData uri="http://schemas.openxmlformats.org/drawingml/2006/picture">
                <pic:pic>
                  <pic:nvPicPr>
                    <pic:cNvPr id="0" name=""/>
                    <pic:cNvPicPr/>
                  </pic:nvPicPr>
                  <pic:blipFill>
                    <a:blip r:embed="R2b46dd8d29d34a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09757" cy="1952625"/>
                    </a:xfrm>
                    <a:prstGeom prst="rect">
                      <a:avLst/>
                    </a:prstGeom>
                  </pic:spPr>
                </pic:pic>
              </a:graphicData>
            </a:graphic>
          </wp:inline>
        </w:drawing>
      </w:r>
      <w:r w:rsidR="31610A62">
        <w:drawing>
          <wp:inline wp14:editId="7B08AE97" wp14:anchorId="6B0171E8">
            <wp:extent cx="2605768" cy="1967593"/>
            <wp:effectExtent l="0" t="0" r="0" b="0"/>
            <wp:docPr id="865038848" name="" title=""/>
            <wp:cNvGraphicFramePr>
              <a:graphicFrameLocks noChangeAspect="1"/>
            </wp:cNvGraphicFramePr>
            <a:graphic>
              <a:graphicData uri="http://schemas.openxmlformats.org/drawingml/2006/picture">
                <pic:pic>
                  <pic:nvPicPr>
                    <pic:cNvPr id="0" name=""/>
                    <pic:cNvPicPr/>
                  </pic:nvPicPr>
                  <pic:blipFill>
                    <a:blip r:embed="R8b90381dda4d48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5768" cy="1967593"/>
                    </a:xfrm>
                    <a:prstGeom prst="rect">
                      <a:avLst/>
                    </a:prstGeom>
                  </pic:spPr>
                </pic:pic>
              </a:graphicData>
            </a:graphic>
          </wp:inline>
        </w:drawing>
      </w:r>
    </w:p>
    <w:p w:rsidR="7BBFBAEA" w:rsidP="747C5FD9" w:rsidRDefault="7BBFBAEA" w14:paraId="5FA2DB98" w14:textId="027CA24F">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2. '</w:t>
      </w:r>
      <w:r w:rsidRPr="747C5FD9" w:rsidR="7BBFBAEA">
        <w:rPr>
          <w:rFonts w:ascii="Times New Roman" w:hAnsi="Times New Roman" w:eastAsia="Times New Roman" w:cs="Times New Roman"/>
          <w:sz w:val="20"/>
          <w:szCs w:val="20"/>
        </w:rPr>
        <w:t>in_shazam_charts</w:t>
      </w:r>
      <w:r w:rsidRPr="747C5FD9" w:rsidR="7BBFBAEA">
        <w:rPr>
          <w:rFonts w:ascii="Times New Roman" w:hAnsi="Times New Roman" w:eastAsia="Times New Roman" w:cs="Times New Roman"/>
          <w:sz w:val="20"/>
          <w:szCs w:val="20"/>
        </w:rPr>
        <w:t xml:space="preserve">' </w:t>
      </w:r>
      <w:r w:rsidRPr="747C5FD9" w:rsidR="7BBFBAEA">
        <w:rPr>
          <w:rFonts w:ascii="Times New Roman" w:hAnsi="Times New Roman" w:eastAsia="Times New Roman" w:cs="Times New Roman"/>
          <w:sz w:val="20"/>
          <w:szCs w:val="20"/>
        </w:rPr>
        <w:t>column:</w:t>
      </w:r>
      <w:r w:rsidRPr="747C5FD9" w:rsidR="7BBFBAEA">
        <w:rPr>
          <w:rFonts w:ascii="Times New Roman" w:hAnsi="Times New Roman" w:eastAsia="Times New Roman" w:cs="Times New Roman"/>
          <w:sz w:val="20"/>
          <w:szCs w:val="20"/>
        </w:rPr>
        <w:t xml:space="preserve"> </w:t>
      </w:r>
    </w:p>
    <w:p w:rsidR="7BBFBAEA" w:rsidP="747C5FD9" w:rsidRDefault="7BBFBAEA" w14:paraId="547B113E" w14:textId="1F250575">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   - Chose median imputation due to the right-skewed distribution.</w:t>
      </w:r>
    </w:p>
    <w:p w:rsidR="7BBFBAEA" w:rsidP="747C5FD9" w:rsidRDefault="7BBFBAEA" w14:paraId="4207BB77" w14:textId="0A1E4F96">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   - Replaced all missing values with the median.</w:t>
      </w:r>
    </w:p>
    <w:p w:rsidR="53E280A5" w:rsidP="747C5FD9" w:rsidRDefault="53E280A5" w14:paraId="5491D94B" w14:textId="03648DC8">
      <w:pPr>
        <w:pStyle w:val="Normal"/>
        <w:jc w:val="both"/>
        <w:rPr>
          <w:rFonts w:ascii="Times New Roman" w:hAnsi="Times New Roman" w:eastAsia="Times New Roman" w:cs="Times New Roman"/>
          <w:sz w:val="20"/>
          <w:szCs w:val="20"/>
        </w:rPr>
      </w:pPr>
      <w:r>
        <w:br/>
      </w:r>
    </w:p>
    <w:p w:rsidR="7BBFBAEA" w:rsidP="747C5FD9" w:rsidRDefault="7BBFBAEA" w14:paraId="5A048727" w14:textId="35461D25">
      <w:pPr>
        <w:pStyle w:val="Normal"/>
        <w:jc w:val="both"/>
        <w:rPr>
          <w:del w:author="Gudiseva, Bhavya Sree" w:date="2023-10-21T01:53:28.761Z" w:id="712690565"/>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Post-imputation, both columns were saved separately for reference.</w:t>
      </w:r>
      <w:r w:rsidRPr="747C5FD9" w:rsidR="373C4519">
        <w:rPr>
          <w:rFonts w:ascii="Times New Roman" w:hAnsi="Times New Roman" w:eastAsia="Times New Roman" w:cs="Times New Roman"/>
          <w:sz w:val="20"/>
          <w:szCs w:val="20"/>
        </w:rPr>
        <w:t xml:space="preserve"> </w:t>
      </w:r>
      <w:r w:rsidRPr="747C5FD9" w:rsidR="483D5540">
        <w:rPr>
          <w:rFonts w:ascii="Times New Roman" w:hAnsi="Times New Roman" w:eastAsia="Times New Roman" w:cs="Times New Roman"/>
          <w:sz w:val="20"/>
          <w:szCs w:val="20"/>
        </w:rPr>
        <w:t>This approach efficiently addressed the</w:t>
      </w:r>
      <w:r w:rsidRPr="747C5FD9" w:rsidR="483D5540">
        <w:rPr>
          <w:rFonts w:ascii="Times New Roman" w:hAnsi="Times New Roman" w:eastAsia="Times New Roman" w:cs="Times New Roman"/>
          <w:sz w:val="20"/>
          <w:szCs w:val="20"/>
        </w:rPr>
        <w:t xml:space="preserve"> missing values, ensuring a complete dataset for </w:t>
      </w:r>
      <w:r w:rsidRPr="747C5FD9" w:rsidR="483D5540">
        <w:rPr>
          <w:rFonts w:ascii="Times New Roman" w:hAnsi="Times New Roman" w:eastAsia="Times New Roman" w:cs="Times New Roman"/>
          <w:sz w:val="20"/>
          <w:szCs w:val="20"/>
        </w:rPr>
        <w:t>subsequent</w:t>
      </w:r>
      <w:r w:rsidRPr="747C5FD9" w:rsidR="483D5540">
        <w:rPr>
          <w:rFonts w:ascii="Times New Roman" w:hAnsi="Times New Roman" w:eastAsia="Times New Roman" w:cs="Times New Roman"/>
          <w:sz w:val="20"/>
          <w:szCs w:val="20"/>
        </w:rPr>
        <w:t xml:space="preserve"> analyses and model training.</w:t>
      </w:r>
    </w:p>
    <w:p w:rsidR="747C5FD9" w:rsidP="747C5FD9" w:rsidRDefault="747C5FD9" w14:paraId="44C4FC8D" w14:textId="08FD5716">
      <w:pPr>
        <w:pStyle w:val="Normal"/>
        <w:jc w:val="both"/>
        <w:rPr>
          <w:rFonts w:ascii="Times New Roman" w:hAnsi="Times New Roman" w:eastAsia="Times New Roman" w:cs="Times New Roman"/>
          <w:sz w:val="20"/>
          <w:szCs w:val="20"/>
        </w:rPr>
      </w:pPr>
    </w:p>
    <w:p w:rsidR="7BBFBAEA" w:rsidP="747C5FD9" w:rsidRDefault="7BBFBAEA" w14:paraId="2751612F" w14:textId="2D1A9456">
      <w:pPr>
        <w:pStyle w:val="Normal"/>
        <w:jc w:val="both"/>
        <w:rPr>
          <w:del w:author="Gudiseva, Bhavya Sree" w:date="2023-10-21T01:53:27.633Z" w:id="1526702257"/>
          <w:rFonts w:ascii="Times New Roman" w:hAnsi="Times New Roman" w:eastAsia="Times New Roman" w:cs="Times New Roman"/>
          <w:sz w:val="20"/>
          <w:szCs w:val="20"/>
        </w:rPr>
      </w:pPr>
      <w:del w:author="Gudiseva, Bhavya Sree" w:date="2023-10-21T01:53:28.078Z" w:id="1498065437">
        <w:r w:rsidRPr="40AD7821" w:rsidDel="7BBFBAEA">
          <w:rPr>
            <w:rFonts w:ascii="Times New Roman" w:hAnsi="Times New Roman" w:eastAsia="Times New Roman" w:cs="Times New Roman"/>
            <w:sz w:val="20"/>
            <w:szCs w:val="20"/>
          </w:rPr>
          <w:delText xml:space="preserve"> </w:delText>
        </w:r>
      </w:del>
    </w:p>
    <w:p w:rsidR="747C5FD9" w:rsidP="747C5FD9" w:rsidRDefault="747C5FD9" w14:paraId="1E481CEF" w14:textId="33FB9925">
      <w:pPr>
        <w:pStyle w:val="Normal"/>
        <w:jc w:val="both"/>
        <w:rPr>
          <w:rFonts w:ascii="Times New Roman" w:hAnsi="Times New Roman" w:eastAsia="Times New Roman" w:cs="Times New Roman"/>
          <w:sz w:val="20"/>
          <w:szCs w:val="20"/>
        </w:rPr>
      </w:pPr>
    </w:p>
    <w:p w:rsidR="596004F8" w:rsidP="747C5FD9" w:rsidRDefault="596004F8" w14:paraId="2CC2A3D7" w14:textId="10A89F00">
      <w:pPr>
        <w:pStyle w:val="Normal"/>
        <w:jc w:val="both"/>
        <w:rPr>
          <w:del w:author="Gudiseva, Bhavya Sree" w:date="2023-10-21T01:53:26.994Z" w:id="1178799215"/>
          <w:rFonts w:ascii="Times New Roman" w:hAnsi="Times New Roman" w:eastAsia="Times New Roman" w:cs="Times New Roman"/>
          <w:sz w:val="20"/>
          <w:szCs w:val="20"/>
        </w:rPr>
      </w:pPr>
      <w:del w:author="Gudiseva, Bhavya Sree" w:date="2023-10-21T01:53:27.32Z" w:id="30355147">
        <w:r w:rsidRPr="747C5FD9" w:rsidDel="596004F8">
          <w:rPr>
            <w:rFonts w:ascii="Times New Roman" w:hAnsi="Times New Roman" w:eastAsia="Times New Roman" w:cs="Times New Roman"/>
            <w:sz w:val="20"/>
            <w:szCs w:val="20"/>
          </w:rPr>
          <w:delText xml:space="preserve"> </w:delText>
        </w:r>
      </w:del>
    </w:p>
    <w:p w:rsidR="596004F8" w:rsidP="747C5FD9" w:rsidRDefault="596004F8" w14:paraId="41CA2AB0" w14:textId="1A90CC5C">
      <w:pPr>
        <w:pStyle w:val="Normal"/>
        <w:jc w:val="both"/>
        <w:rPr>
          <w:del w:author="Gudiseva, Bhavya Sree" w:date="2023-10-21T01:54:12.532Z" w:id="1783987011"/>
          <w:rFonts w:ascii="Times New Roman" w:hAnsi="Times New Roman" w:eastAsia="Times New Roman" w:cs="Times New Roman"/>
          <w:b w:val="1"/>
          <w:bCs w:val="1"/>
          <w:sz w:val="20"/>
          <w:szCs w:val="20"/>
        </w:rPr>
      </w:pPr>
      <w:del w:author="Gudiseva, Bhavya Sree" w:date="2023-10-21T01:53:25.807Z" w:id="1290516879">
        <w:r w:rsidRPr="40AD7821" w:rsidDel="596004F8">
          <w:rPr>
            <w:rFonts w:ascii="Times New Roman" w:hAnsi="Times New Roman" w:eastAsia="Times New Roman" w:cs="Times New Roman"/>
            <w:b w:val="1"/>
            <w:bCs w:val="1"/>
            <w:sz w:val="20"/>
            <w:szCs w:val="20"/>
          </w:rPr>
          <w:delText xml:space="preserve"> </w:delText>
        </w:r>
      </w:del>
      <w:del w:author="Gudiseva, Bhavya Sree" w:date="2023-10-21T02:17:48.649Z" w:id="2145294202">
        <w:r>
          <w:br/>
        </w:r>
      </w:del>
      <w:del w:author="Gudiseva, Bhavya Sree" w:date="2023-10-21T01:53:25.807Z" w:id="835350447">
        <w:r w:rsidRPr="40AD7821" w:rsidDel="596004F8">
          <w:rPr>
            <w:rFonts w:ascii="Times New Roman" w:hAnsi="Times New Roman" w:eastAsia="Times New Roman" w:cs="Times New Roman"/>
            <w:b w:val="1"/>
            <w:bCs w:val="1"/>
            <w:sz w:val="20"/>
            <w:szCs w:val="20"/>
          </w:rPr>
          <w:delText xml:space="preserve"> </w:delText>
        </w:r>
      </w:del>
    </w:p>
    <w:p w:rsidR="64777BFE" w:rsidP="747C5FD9" w:rsidRDefault="64777BFE" w14:paraId="08008841" w14:textId="7E2F2ECB">
      <w:pPr>
        <w:pStyle w:val="Normal"/>
        <w:jc w:val="both"/>
        <w:rPr>
          <w:rFonts w:ascii="Times New Roman" w:hAnsi="Times New Roman" w:eastAsia="Times New Roman" w:cs="Times New Roman"/>
          <w:sz w:val="20"/>
          <w:szCs w:val="20"/>
        </w:rPr>
      </w:pPr>
      <w:del w:author="Gudiseva, Bhavya Sree" w:date="2023-10-21T01:54:11.963Z" w:id="2088812125">
        <w:r w:rsidRPr="40AD7821" w:rsidDel="64777BFE">
          <w:rPr>
            <w:rFonts w:ascii="Times New Roman" w:hAnsi="Times New Roman" w:eastAsia="Times New Roman" w:cs="Times New Roman"/>
            <w:b w:val="1"/>
            <w:bCs w:val="1"/>
            <w:sz w:val="20"/>
            <w:szCs w:val="20"/>
          </w:rPr>
          <w:delText xml:space="preserve"> </w:delText>
        </w:r>
      </w:del>
      <w:r w:rsidRPr="40AD7821" w:rsidR="64777BFE">
        <w:rPr>
          <w:rFonts w:ascii="Times New Roman" w:hAnsi="Times New Roman" w:eastAsia="Times New Roman" w:cs="Times New Roman"/>
          <w:b w:val="1"/>
          <w:bCs w:val="1"/>
          <w:sz w:val="24"/>
          <w:szCs w:val="24"/>
          <w:rPrChange w:author="Gudiseva, Bhavya Sree" w:date="2023-10-21T01:58:39.301Z" w:id="540368832">
            <w:rPr>
              <w:rFonts w:ascii="Times New Roman" w:hAnsi="Times New Roman" w:eastAsia="Times New Roman" w:cs="Times New Roman"/>
              <w:b w:val="1"/>
              <w:bCs w:val="1"/>
              <w:sz w:val="20"/>
              <w:szCs w:val="20"/>
            </w:rPr>
          </w:rPrChange>
        </w:rPr>
        <w:t>2.2. Handling Outliers</w:t>
      </w:r>
      <w:r w:rsidRPr="40AD7821" w:rsidR="5FC5B391">
        <w:rPr>
          <w:rFonts w:ascii="Times New Roman" w:hAnsi="Times New Roman" w:eastAsia="Times New Roman" w:cs="Times New Roman"/>
          <w:sz w:val="24"/>
          <w:szCs w:val="24"/>
          <w:rPrChange w:author="Gudiseva, Bhavya Sree" w:date="2023-10-21T01:58:39.302Z" w:id="162411209">
            <w:rPr>
              <w:rFonts w:ascii="Times New Roman" w:hAnsi="Times New Roman" w:eastAsia="Times New Roman" w:cs="Times New Roman"/>
              <w:sz w:val="20"/>
              <w:szCs w:val="20"/>
            </w:rPr>
          </w:rPrChange>
        </w:rPr>
        <w:t xml:space="preserve"> </w:t>
      </w:r>
    </w:p>
    <w:p w:rsidR="007D2E3B" w:rsidP="747C5FD9" w:rsidRDefault="007D2E3B" w14:paraId="240159CF" w14:textId="123844B6">
      <w:pPr>
        <w:pStyle w:val="Normal"/>
        <w:jc w:val="both"/>
        <w:rPr>
          <w:rFonts w:ascii="Times New Roman" w:hAnsi="Times New Roman" w:eastAsia="Times New Roman" w:cs="Times New Roman"/>
          <w:sz w:val="20"/>
          <w:szCs w:val="20"/>
        </w:rPr>
      </w:pPr>
      <w:r w:rsidRPr="19AEC001" w:rsidR="007D2E3B">
        <w:rPr>
          <w:rFonts w:ascii="Times New Roman" w:hAnsi="Times New Roman" w:eastAsia="Times New Roman" w:cs="Times New Roman"/>
          <w:sz w:val="20"/>
          <w:szCs w:val="20"/>
        </w:rPr>
        <w:t xml:space="preserve">Outliers can skew machine learning models, especially in your music streaming dataset. </w:t>
      </w:r>
      <w:r w:rsidRPr="19AEC001" w:rsidR="007D2E3B">
        <w:rPr>
          <w:rFonts w:ascii="Times New Roman" w:hAnsi="Times New Roman" w:eastAsia="Times New Roman" w:cs="Times New Roman"/>
          <w:sz w:val="20"/>
          <w:szCs w:val="20"/>
        </w:rPr>
        <w:t>Properly managing</w:t>
      </w:r>
      <w:r w:rsidRPr="19AEC001" w:rsidR="007D2E3B">
        <w:rPr>
          <w:rFonts w:ascii="Times New Roman" w:hAnsi="Times New Roman" w:eastAsia="Times New Roman" w:cs="Times New Roman"/>
          <w:sz w:val="20"/>
          <w:szCs w:val="20"/>
        </w:rPr>
        <w:t xml:space="preserve"> them ensures meaningful insights and robust models.</w:t>
      </w:r>
    </w:p>
    <w:p w:rsidR="55BEF890" w:rsidP="747C5FD9" w:rsidRDefault="55BEF890" w14:paraId="7BC6D9D5" w14:textId="5586D712">
      <w:pPr>
        <w:pStyle w:val="Normal"/>
        <w:jc w:val="both"/>
        <w:rPr>
          <w:rFonts w:ascii="Times New Roman" w:hAnsi="Times New Roman" w:eastAsia="Times New Roman" w:cs="Times New Roman"/>
          <w:b w:val="1"/>
          <w:bCs w:val="1"/>
          <w:sz w:val="20"/>
          <w:szCs w:val="20"/>
        </w:rPr>
      </w:pPr>
      <w:r w:rsidRPr="19AEC001" w:rsidR="55BEF890">
        <w:rPr>
          <w:rFonts w:ascii="Times New Roman" w:hAnsi="Times New Roman" w:eastAsia="Times New Roman" w:cs="Times New Roman"/>
          <w:b w:val="1"/>
          <w:bCs w:val="1"/>
          <w:sz w:val="20"/>
          <w:szCs w:val="20"/>
        </w:rPr>
        <w:t>Observations:</w:t>
      </w:r>
    </w:p>
    <w:p w:rsidR="55BEF890" w:rsidP="747C5FD9" w:rsidRDefault="55BEF890" w14:paraId="15C4F1C7" w14:textId="6E878508">
      <w:pPr>
        <w:pStyle w:val="Normal"/>
        <w:jc w:val="both"/>
        <w:rPr>
          <w:rFonts w:ascii="Times New Roman" w:hAnsi="Times New Roman" w:eastAsia="Times New Roman" w:cs="Times New Roman"/>
          <w:sz w:val="20"/>
          <w:szCs w:val="20"/>
        </w:rPr>
      </w:pPr>
      <w:r w:rsidRPr="19AEC001" w:rsidR="55BEF890">
        <w:rPr>
          <w:rFonts w:ascii="Times New Roman" w:hAnsi="Times New Roman" w:eastAsia="Times New Roman" w:cs="Times New Roman"/>
          <w:sz w:val="20"/>
          <w:szCs w:val="20"/>
        </w:rPr>
        <w:t xml:space="preserve">1. 'Streams': </w:t>
      </w:r>
      <w:r w:rsidRPr="19AEC001" w:rsidR="55BEF890">
        <w:rPr>
          <w:rFonts w:ascii="Times New Roman" w:hAnsi="Times New Roman" w:eastAsia="Times New Roman" w:cs="Times New Roman"/>
          <w:sz w:val="20"/>
          <w:szCs w:val="20"/>
        </w:rPr>
        <w:t>Right-skewed</w:t>
      </w:r>
      <w:r w:rsidRPr="19AEC001" w:rsidR="55BEF890">
        <w:rPr>
          <w:rFonts w:ascii="Times New Roman" w:hAnsi="Times New Roman" w:eastAsia="Times New Roman" w:cs="Times New Roman"/>
          <w:sz w:val="20"/>
          <w:szCs w:val="20"/>
        </w:rPr>
        <w:t xml:space="preserve">, </w:t>
      </w:r>
      <w:r w:rsidRPr="19AEC001" w:rsidR="55BEF890">
        <w:rPr>
          <w:rFonts w:ascii="Times New Roman" w:hAnsi="Times New Roman" w:eastAsia="Times New Roman" w:cs="Times New Roman"/>
          <w:sz w:val="20"/>
          <w:szCs w:val="20"/>
        </w:rPr>
        <w:t>indicating</w:t>
      </w:r>
      <w:r w:rsidRPr="19AEC001" w:rsidR="55BEF890">
        <w:rPr>
          <w:rFonts w:ascii="Times New Roman" w:hAnsi="Times New Roman" w:eastAsia="Times New Roman" w:cs="Times New Roman"/>
          <w:sz w:val="20"/>
          <w:szCs w:val="20"/>
        </w:rPr>
        <w:t xml:space="preserve"> most songs have fewer streams with a few exceptions having many.</w:t>
      </w:r>
    </w:p>
    <w:p w:rsidR="55BEF890" w:rsidP="747C5FD9" w:rsidRDefault="55BEF890" w14:paraId="493DFCEB" w14:textId="402B05B5">
      <w:pPr>
        <w:pStyle w:val="Normal"/>
        <w:jc w:val="both"/>
        <w:rPr>
          <w:rFonts w:ascii="Times New Roman" w:hAnsi="Times New Roman" w:eastAsia="Times New Roman" w:cs="Times New Roman"/>
          <w:sz w:val="20"/>
          <w:szCs w:val="20"/>
        </w:rPr>
      </w:pPr>
      <w:r w:rsidRPr="19AEC001" w:rsidR="55BEF890">
        <w:rPr>
          <w:rFonts w:ascii="Times New Roman" w:hAnsi="Times New Roman" w:eastAsia="Times New Roman" w:cs="Times New Roman"/>
          <w:sz w:val="20"/>
          <w:szCs w:val="20"/>
        </w:rPr>
        <w:t>2. Platform-Specific Columns: Like 'Streams', they have right-skewed distributions, with few songs having high visibility.</w:t>
      </w:r>
    </w:p>
    <w:p w:rsidR="55BEF890" w:rsidP="747C5FD9" w:rsidRDefault="55BEF890" w14:paraId="4091FF7A" w14:textId="1C51C5E4">
      <w:pPr>
        <w:pStyle w:val="Normal"/>
        <w:jc w:val="both"/>
        <w:rPr>
          <w:rFonts w:ascii="Times New Roman" w:hAnsi="Times New Roman" w:eastAsia="Times New Roman" w:cs="Times New Roman"/>
          <w:sz w:val="20"/>
          <w:szCs w:val="20"/>
        </w:rPr>
      </w:pPr>
      <w:r w:rsidRPr="19AEC001" w:rsidR="55BEF890">
        <w:rPr>
          <w:rFonts w:ascii="Times New Roman" w:hAnsi="Times New Roman" w:eastAsia="Times New Roman" w:cs="Times New Roman"/>
          <w:sz w:val="20"/>
          <w:szCs w:val="20"/>
        </w:rPr>
        <w:t>3. '</w:t>
      </w:r>
      <w:r w:rsidRPr="19AEC001" w:rsidR="55BEF890">
        <w:rPr>
          <w:rFonts w:ascii="Times New Roman" w:hAnsi="Times New Roman" w:eastAsia="Times New Roman" w:cs="Times New Roman"/>
          <w:sz w:val="20"/>
          <w:szCs w:val="20"/>
        </w:rPr>
        <w:t>Released_Year</w:t>
      </w:r>
      <w:r w:rsidRPr="19AEC001" w:rsidR="55BEF890">
        <w:rPr>
          <w:rFonts w:ascii="Times New Roman" w:hAnsi="Times New Roman" w:eastAsia="Times New Roman" w:cs="Times New Roman"/>
          <w:sz w:val="20"/>
          <w:szCs w:val="20"/>
        </w:rPr>
        <w:t xml:space="preserve">': Potential outliers </w:t>
      </w:r>
      <w:r w:rsidRPr="19AEC001" w:rsidR="55BEF890">
        <w:rPr>
          <w:rFonts w:ascii="Times New Roman" w:hAnsi="Times New Roman" w:eastAsia="Times New Roman" w:cs="Times New Roman"/>
          <w:sz w:val="20"/>
          <w:szCs w:val="20"/>
        </w:rPr>
        <w:t>observed</w:t>
      </w:r>
      <w:r w:rsidRPr="19AEC001" w:rsidR="55BEF890">
        <w:rPr>
          <w:rFonts w:ascii="Times New Roman" w:hAnsi="Times New Roman" w:eastAsia="Times New Roman" w:cs="Times New Roman"/>
          <w:sz w:val="20"/>
          <w:szCs w:val="20"/>
        </w:rPr>
        <w:t>.</w:t>
      </w:r>
    </w:p>
    <w:p w:rsidR="55BEF890" w:rsidP="747C5FD9" w:rsidRDefault="55BEF890" w14:paraId="0C9B4515" w14:textId="4DD76A6F">
      <w:pPr>
        <w:pStyle w:val="Normal"/>
        <w:jc w:val="both"/>
        <w:rPr>
          <w:rFonts w:ascii="Times New Roman" w:hAnsi="Times New Roman" w:eastAsia="Times New Roman" w:cs="Times New Roman"/>
          <w:sz w:val="20"/>
          <w:szCs w:val="20"/>
        </w:rPr>
      </w:pPr>
      <w:r w:rsidRPr="19AEC001" w:rsidR="55BEF890">
        <w:rPr>
          <w:rFonts w:ascii="Times New Roman" w:hAnsi="Times New Roman" w:eastAsia="Times New Roman" w:cs="Times New Roman"/>
          <w:sz w:val="20"/>
          <w:szCs w:val="20"/>
        </w:rPr>
        <w:t>4. '</w:t>
      </w:r>
      <w:r w:rsidRPr="19AEC001" w:rsidR="55BEF890">
        <w:rPr>
          <w:rFonts w:ascii="Times New Roman" w:hAnsi="Times New Roman" w:eastAsia="Times New Roman" w:cs="Times New Roman"/>
          <w:sz w:val="20"/>
          <w:szCs w:val="20"/>
        </w:rPr>
        <w:t>In_Deezer_Charts</w:t>
      </w:r>
      <w:r w:rsidRPr="19AEC001" w:rsidR="55BEF890">
        <w:rPr>
          <w:rFonts w:ascii="Times New Roman" w:hAnsi="Times New Roman" w:eastAsia="Times New Roman" w:cs="Times New Roman"/>
          <w:sz w:val="20"/>
          <w:szCs w:val="20"/>
        </w:rPr>
        <w:t>' and '</w:t>
      </w:r>
      <w:r w:rsidRPr="19AEC001" w:rsidR="55BEF890">
        <w:rPr>
          <w:rFonts w:ascii="Times New Roman" w:hAnsi="Times New Roman" w:eastAsia="Times New Roman" w:cs="Times New Roman"/>
          <w:sz w:val="20"/>
          <w:szCs w:val="20"/>
        </w:rPr>
        <w:t>In_Shazam_Chart</w:t>
      </w:r>
      <w:r w:rsidRPr="19AEC001" w:rsidR="55BEF890">
        <w:rPr>
          <w:rFonts w:ascii="Times New Roman" w:hAnsi="Times New Roman" w:eastAsia="Times New Roman" w:cs="Times New Roman"/>
          <w:sz w:val="20"/>
          <w:szCs w:val="20"/>
        </w:rPr>
        <w:t xml:space="preserve">': </w:t>
      </w:r>
      <w:r w:rsidRPr="19AEC001" w:rsidR="55BEF890">
        <w:rPr>
          <w:rFonts w:ascii="Times New Roman" w:hAnsi="Times New Roman" w:eastAsia="Times New Roman" w:cs="Times New Roman"/>
          <w:sz w:val="20"/>
          <w:szCs w:val="20"/>
        </w:rPr>
        <w:t>Right-skewed</w:t>
      </w:r>
      <w:r w:rsidRPr="19AEC001" w:rsidR="55BEF890">
        <w:rPr>
          <w:rFonts w:ascii="Times New Roman" w:hAnsi="Times New Roman" w:eastAsia="Times New Roman" w:cs="Times New Roman"/>
          <w:sz w:val="20"/>
          <w:szCs w:val="20"/>
        </w:rPr>
        <w:t>; few songs dominate.</w:t>
      </w:r>
    </w:p>
    <w:p w:rsidR="55BEF890" w:rsidP="747C5FD9" w:rsidRDefault="55BEF890" w14:paraId="41149984" w14:textId="37A9EA7D">
      <w:pPr>
        <w:pStyle w:val="Normal"/>
        <w:jc w:val="both"/>
        <w:rPr>
          <w:rFonts w:ascii="Times New Roman" w:hAnsi="Times New Roman" w:eastAsia="Times New Roman" w:cs="Times New Roman"/>
          <w:sz w:val="20"/>
          <w:szCs w:val="20"/>
        </w:rPr>
      </w:pPr>
      <w:r w:rsidRPr="19AEC001" w:rsidR="55BEF890">
        <w:rPr>
          <w:rFonts w:ascii="Times New Roman" w:hAnsi="Times New Roman" w:eastAsia="Times New Roman" w:cs="Times New Roman"/>
          <w:sz w:val="20"/>
          <w:szCs w:val="20"/>
        </w:rPr>
        <w:t xml:space="preserve">5. 'BPM': Outliers might </w:t>
      </w:r>
      <w:r w:rsidRPr="19AEC001" w:rsidR="55BEF890">
        <w:rPr>
          <w:rFonts w:ascii="Times New Roman" w:hAnsi="Times New Roman" w:eastAsia="Times New Roman" w:cs="Times New Roman"/>
          <w:sz w:val="20"/>
          <w:szCs w:val="20"/>
        </w:rPr>
        <w:t>represent</w:t>
      </w:r>
      <w:r w:rsidRPr="19AEC001" w:rsidR="55BEF890">
        <w:rPr>
          <w:rFonts w:ascii="Times New Roman" w:hAnsi="Times New Roman" w:eastAsia="Times New Roman" w:cs="Times New Roman"/>
          <w:sz w:val="20"/>
          <w:szCs w:val="20"/>
        </w:rPr>
        <w:t xml:space="preserve"> unrealistic song tempos.</w:t>
      </w:r>
    </w:p>
    <w:p w:rsidR="55BEF890" w:rsidP="747C5FD9" w:rsidRDefault="55BEF890" w14:paraId="419B4093" w14:textId="066F699A">
      <w:pPr>
        <w:pStyle w:val="Normal"/>
        <w:jc w:val="both"/>
        <w:rPr>
          <w:rFonts w:ascii="Times New Roman" w:hAnsi="Times New Roman" w:eastAsia="Times New Roman" w:cs="Times New Roman"/>
          <w:sz w:val="20"/>
          <w:szCs w:val="20"/>
        </w:rPr>
      </w:pPr>
      <w:r w:rsidRPr="19AEC001" w:rsidR="55BEF890">
        <w:rPr>
          <w:rFonts w:ascii="Times New Roman" w:hAnsi="Times New Roman" w:eastAsia="Times New Roman" w:cs="Times New Roman"/>
          <w:b w:val="1"/>
          <w:bCs w:val="1"/>
          <w:sz w:val="20"/>
          <w:szCs w:val="20"/>
        </w:rPr>
        <w:t>Approach for Outliers:</w:t>
      </w:r>
    </w:p>
    <w:p w:rsidR="55BEF890" w:rsidP="747C5FD9" w:rsidRDefault="55BEF890" w14:paraId="2CF28DD0" w14:textId="346241AB">
      <w:pPr>
        <w:pStyle w:val="Normal"/>
        <w:jc w:val="both"/>
        <w:rPr>
          <w:rFonts w:ascii="Times New Roman" w:hAnsi="Times New Roman" w:eastAsia="Times New Roman" w:cs="Times New Roman"/>
          <w:sz w:val="20"/>
          <w:szCs w:val="20"/>
        </w:rPr>
      </w:pPr>
      <w:r w:rsidRPr="19AEC001" w:rsidR="55BEF890">
        <w:rPr>
          <w:rFonts w:ascii="Times New Roman" w:hAnsi="Times New Roman" w:eastAsia="Times New Roman" w:cs="Times New Roman"/>
          <w:sz w:val="20"/>
          <w:szCs w:val="20"/>
        </w:rPr>
        <w:t xml:space="preserve">- Used the Interquartile Range (IQR) method to </w:t>
      </w:r>
      <w:r w:rsidRPr="19AEC001" w:rsidR="55BEF890">
        <w:rPr>
          <w:rFonts w:ascii="Times New Roman" w:hAnsi="Times New Roman" w:eastAsia="Times New Roman" w:cs="Times New Roman"/>
          <w:sz w:val="20"/>
          <w:szCs w:val="20"/>
        </w:rPr>
        <w:t>identify</w:t>
      </w:r>
      <w:r w:rsidRPr="19AEC001" w:rsidR="55BEF890">
        <w:rPr>
          <w:rFonts w:ascii="Times New Roman" w:hAnsi="Times New Roman" w:eastAsia="Times New Roman" w:cs="Times New Roman"/>
          <w:sz w:val="20"/>
          <w:szCs w:val="20"/>
        </w:rPr>
        <w:t xml:space="preserve"> outliers in columns like 'streams', platform-specific features, '</w:t>
      </w:r>
      <w:r w:rsidRPr="19AEC001" w:rsidR="55BEF890">
        <w:rPr>
          <w:rFonts w:ascii="Times New Roman" w:hAnsi="Times New Roman" w:eastAsia="Times New Roman" w:cs="Times New Roman"/>
          <w:sz w:val="20"/>
          <w:szCs w:val="20"/>
        </w:rPr>
        <w:t>released_year</w:t>
      </w:r>
      <w:r w:rsidRPr="19AEC001" w:rsidR="55BEF890">
        <w:rPr>
          <w:rFonts w:ascii="Times New Roman" w:hAnsi="Times New Roman" w:eastAsia="Times New Roman" w:cs="Times New Roman"/>
          <w:sz w:val="20"/>
          <w:szCs w:val="20"/>
        </w:rPr>
        <w:t>', 'bpm', etc.</w:t>
      </w:r>
    </w:p>
    <w:p w:rsidR="02387EDA" w:rsidP="747C5FD9" w:rsidRDefault="02387EDA" w14:paraId="454DB2D1" w14:textId="76571691">
      <w:pPr>
        <w:pStyle w:val="Normal"/>
        <w:jc w:val="both"/>
        <w:rPr>
          <w:rFonts w:ascii="Times New Roman" w:hAnsi="Times New Roman" w:eastAsia="Times New Roman" w:cs="Times New Roman"/>
          <w:b w:val="1"/>
          <w:bCs w:val="1"/>
          <w:sz w:val="20"/>
          <w:szCs w:val="20"/>
        </w:rPr>
      </w:pPr>
      <w:r w:rsidRPr="19AEC001" w:rsidR="02387EDA">
        <w:rPr>
          <w:rFonts w:ascii="Times New Roman" w:hAnsi="Times New Roman" w:eastAsia="Times New Roman" w:cs="Times New Roman"/>
          <w:b w:val="1"/>
          <w:bCs w:val="1"/>
          <w:sz w:val="20"/>
          <w:szCs w:val="20"/>
        </w:rPr>
        <w:t>Handling Outliers:</w:t>
      </w:r>
    </w:p>
    <w:p w:rsidR="02387EDA" w:rsidP="747C5FD9" w:rsidRDefault="02387EDA" w14:paraId="3C9FEB88" w14:textId="6D730E4C">
      <w:pPr>
        <w:pStyle w:val="Normal"/>
        <w:jc w:val="both"/>
        <w:rPr>
          <w:rFonts w:ascii="Times New Roman" w:hAnsi="Times New Roman" w:eastAsia="Times New Roman" w:cs="Times New Roman"/>
          <w:sz w:val="20"/>
          <w:szCs w:val="20"/>
        </w:rPr>
      </w:pPr>
      <w:r w:rsidRPr="19AEC001" w:rsidR="02387EDA">
        <w:rPr>
          <w:rFonts w:ascii="Times New Roman" w:hAnsi="Times New Roman" w:eastAsia="Times New Roman" w:cs="Times New Roman"/>
          <w:sz w:val="20"/>
          <w:szCs w:val="20"/>
        </w:rPr>
        <w:t>1. 'BPM': Removed 5 outliers entirely due to their importance.</w:t>
      </w:r>
    </w:p>
    <w:p w:rsidR="02387EDA" w:rsidP="747C5FD9" w:rsidRDefault="02387EDA" w14:paraId="4BE19738" w14:textId="426AF5E6">
      <w:pPr>
        <w:pStyle w:val="Normal"/>
        <w:jc w:val="both"/>
        <w:rPr>
          <w:rFonts w:ascii="Times New Roman" w:hAnsi="Times New Roman" w:eastAsia="Times New Roman" w:cs="Times New Roman"/>
          <w:sz w:val="20"/>
          <w:szCs w:val="20"/>
        </w:rPr>
      </w:pPr>
      <w:r w:rsidRPr="19AEC001" w:rsidR="02387EDA">
        <w:rPr>
          <w:rFonts w:ascii="Times New Roman" w:hAnsi="Times New Roman" w:eastAsia="Times New Roman" w:cs="Times New Roman"/>
          <w:sz w:val="20"/>
          <w:szCs w:val="20"/>
        </w:rPr>
        <w:t>2. For right-skewed columns like 'streams' and platform-specific features: Applied log transformation (`np.log1p`) for symmetry.</w:t>
      </w:r>
    </w:p>
    <w:p w:rsidR="747C5FD9" w:rsidP="747C5FD9" w:rsidRDefault="747C5FD9" w14:paraId="5296207D" w14:textId="583DB636">
      <w:pPr>
        <w:pStyle w:val="Normal"/>
        <w:jc w:val="both"/>
        <w:rPr>
          <w:rFonts w:ascii="Times New Roman" w:hAnsi="Times New Roman" w:eastAsia="Times New Roman" w:cs="Times New Roman"/>
          <w:sz w:val="20"/>
          <w:szCs w:val="20"/>
        </w:rPr>
      </w:pPr>
      <w:r w:rsidRPr="19AEC001" w:rsidR="02387EDA">
        <w:rPr>
          <w:rFonts w:ascii="Times New Roman" w:hAnsi="Times New Roman" w:eastAsia="Times New Roman" w:cs="Times New Roman"/>
          <w:sz w:val="20"/>
          <w:szCs w:val="20"/>
        </w:rPr>
        <w:t xml:space="preserve">3. Decided to </w:t>
      </w:r>
      <w:r w:rsidRPr="19AEC001" w:rsidR="02387EDA">
        <w:rPr>
          <w:rFonts w:ascii="Times New Roman" w:hAnsi="Times New Roman" w:eastAsia="Times New Roman" w:cs="Times New Roman"/>
          <w:sz w:val="20"/>
          <w:szCs w:val="20"/>
        </w:rPr>
        <w:t>retain</w:t>
      </w:r>
      <w:r w:rsidRPr="19AEC001" w:rsidR="02387EDA">
        <w:rPr>
          <w:rFonts w:ascii="Times New Roman" w:hAnsi="Times New Roman" w:eastAsia="Times New Roman" w:cs="Times New Roman"/>
          <w:sz w:val="20"/>
          <w:szCs w:val="20"/>
        </w:rPr>
        <w:t xml:space="preserve"> outliers in '</w:t>
      </w:r>
      <w:r w:rsidRPr="19AEC001" w:rsidR="02387EDA">
        <w:rPr>
          <w:rFonts w:ascii="Times New Roman" w:hAnsi="Times New Roman" w:eastAsia="Times New Roman" w:cs="Times New Roman"/>
          <w:sz w:val="20"/>
          <w:szCs w:val="20"/>
        </w:rPr>
        <w:t>in_shazam_charts</w:t>
      </w:r>
      <w:r w:rsidRPr="19AEC001" w:rsidR="02387EDA">
        <w:rPr>
          <w:rFonts w:ascii="Times New Roman" w:hAnsi="Times New Roman" w:eastAsia="Times New Roman" w:cs="Times New Roman"/>
          <w:sz w:val="20"/>
          <w:szCs w:val="20"/>
        </w:rPr>
        <w:t>', '</w:t>
      </w:r>
      <w:r w:rsidRPr="19AEC001" w:rsidR="02387EDA">
        <w:rPr>
          <w:rFonts w:ascii="Times New Roman" w:hAnsi="Times New Roman" w:eastAsia="Times New Roman" w:cs="Times New Roman"/>
          <w:sz w:val="20"/>
          <w:szCs w:val="20"/>
        </w:rPr>
        <w:t>in_deezer_charts</w:t>
      </w:r>
      <w:r w:rsidRPr="19AEC001" w:rsidR="02387EDA">
        <w:rPr>
          <w:rFonts w:ascii="Times New Roman" w:hAnsi="Times New Roman" w:eastAsia="Times New Roman" w:cs="Times New Roman"/>
          <w:sz w:val="20"/>
          <w:szCs w:val="20"/>
        </w:rPr>
        <w:t>', and '</w:t>
      </w:r>
      <w:r w:rsidRPr="19AEC001" w:rsidR="02387EDA">
        <w:rPr>
          <w:rFonts w:ascii="Times New Roman" w:hAnsi="Times New Roman" w:eastAsia="Times New Roman" w:cs="Times New Roman"/>
          <w:sz w:val="20"/>
          <w:szCs w:val="20"/>
        </w:rPr>
        <w:t>released_year</w:t>
      </w:r>
      <w:r w:rsidRPr="19AEC001" w:rsidR="02387EDA">
        <w:rPr>
          <w:rFonts w:ascii="Times New Roman" w:hAnsi="Times New Roman" w:eastAsia="Times New Roman" w:cs="Times New Roman"/>
          <w:sz w:val="20"/>
          <w:szCs w:val="20"/>
        </w:rPr>
        <w:t>'.</w:t>
      </w:r>
    </w:p>
    <w:p w:rsidR="007D2E3B" w:rsidP="40AD7821" w:rsidRDefault="007D2E3B" w14:paraId="6D14E1D6" w14:textId="1CD80520">
      <w:pPr>
        <w:pStyle w:val="Normal"/>
        <w:jc w:val="center"/>
        <w:rPr>
          <w:rFonts w:ascii="Times New Roman" w:hAnsi="Times New Roman" w:eastAsia="Times New Roman" w:cs="Times New Roman"/>
          <w:sz w:val="20"/>
          <w:szCs w:val="20"/>
        </w:rPr>
        <w:pPrChange w:author="Gudiseva, Bhavya Sree" w:date="2023-10-21T01:58:26.01Z">
          <w:pPr>
            <w:pStyle w:val="Normal"/>
            <w:jc w:val="both"/>
          </w:pPr>
        </w:pPrChange>
      </w:pPr>
      <w:r w:rsidRPr="40AD7821" w:rsidR="007D2E3B">
        <w:rPr>
          <w:rFonts w:ascii="Times New Roman" w:hAnsi="Times New Roman" w:eastAsia="Times New Roman" w:cs="Times New Roman"/>
          <w:sz w:val="20"/>
          <w:szCs w:val="20"/>
        </w:rPr>
        <w:t xml:space="preserve"> </w:t>
      </w:r>
      <w:r w:rsidR="36FF6BC2">
        <w:drawing>
          <wp:inline wp14:editId="59C6E457" wp14:anchorId="6949A357">
            <wp:extent cx="5415644" cy="4170589"/>
            <wp:effectExtent l="0" t="0" r="0" b="0"/>
            <wp:docPr id="557823445" name="" title=""/>
            <wp:cNvGraphicFramePr>
              <a:graphicFrameLocks noChangeAspect="1"/>
            </wp:cNvGraphicFramePr>
            <a:graphic>
              <a:graphicData uri="http://schemas.openxmlformats.org/drawingml/2006/picture">
                <pic:pic>
                  <pic:nvPicPr>
                    <pic:cNvPr id="0" name=""/>
                    <pic:cNvPicPr/>
                  </pic:nvPicPr>
                  <pic:blipFill>
                    <a:blip r:embed="R3f60057b982d44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5644" cy="4170589"/>
                    </a:xfrm>
                    <a:prstGeom prst="rect">
                      <a:avLst/>
                    </a:prstGeom>
                  </pic:spPr>
                </pic:pic>
              </a:graphicData>
            </a:graphic>
          </wp:inline>
        </w:drawing>
      </w:r>
    </w:p>
    <w:p w:rsidR="36FF6BC2" w:rsidP="747C5FD9" w:rsidRDefault="36FF6BC2" w14:paraId="00024311" w14:textId="266115AE">
      <w:pPr>
        <w:pStyle w:val="Normal"/>
        <w:jc w:val="center"/>
        <w:rPr>
          <w:rFonts w:ascii="Times New Roman" w:hAnsi="Times New Roman" w:eastAsia="Times New Roman" w:cs="Times New Roman"/>
          <w:sz w:val="20"/>
          <w:szCs w:val="20"/>
        </w:rPr>
        <w:pPrChange w:author="Gudiseva, Bhavya Sree" w:date="2023-10-21T01:58:28.073Z">
          <w:pPr>
            <w:pStyle w:val="Normal"/>
            <w:jc w:val="both"/>
          </w:pPr>
        </w:pPrChange>
      </w:pPr>
      <w:r w:rsidR="36FF6BC2">
        <w:drawing>
          <wp:inline wp14:editId="589C5582" wp14:anchorId="35B02720">
            <wp:extent cx="5456464" cy="3552825"/>
            <wp:effectExtent l="0" t="0" r="0" b="0"/>
            <wp:docPr id="1436187337" name="" title=""/>
            <wp:cNvGraphicFramePr>
              <a:graphicFrameLocks noChangeAspect="1"/>
            </wp:cNvGraphicFramePr>
            <a:graphic>
              <a:graphicData uri="http://schemas.openxmlformats.org/drawingml/2006/picture">
                <pic:pic>
                  <pic:nvPicPr>
                    <pic:cNvPr id="0" name=""/>
                    <pic:cNvPicPr/>
                  </pic:nvPicPr>
                  <pic:blipFill>
                    <a:blip r:embed="R6af9f63fcfe44934">
                      <a:extLst>
                        <a:ext xmlns:a="http://schemas.openxmlformats.org/drawingml/2006/main" uri="{28A0092B-C50C-407E-A947-70E740481C1C}">
                          <a14:useLocalDpi val="0"/>
                        </a:ext>
                      </a:extLst>
                    </a:blip>
                    <a:stretch>
                      <a:fillRect/>
                    </a:stretch>
                  </pic:blipFill>
                  <pic:spPr>
                    <a:xfrm>
                      <a:off x="0" y="0"/>
                      <a:ext cx="5456464" cy="3552825"/>
                    </a:xfrm>
                    <a:prstGeom prst="rect">
                      <a:avLst/>
                    </a:prstGeom>
                  </pic:spPr>
                </pic:pic>
              </a:graphicData>
            </a:graphic>
          </wp:inline>
        </w:drawing>
      </w:r>
    </w:p>
    <w:p w:rsidR="007D2E3B" w:rsidP="747C5FD9" w:rsidRDefault="007D2E3B" w14:paraId="0B429CA6" w14:textId="12601DB7">
      <w:pPr>
        <w:pStyle w:val="Normal"/>
        <w:jc w:val="both"/>
        <w:rPr>
          <w:rFonts w:ascii="Times New Roman" w:hAnsi="Times New Roman" w:eastAsia="Times New Roman" w:cs="Times New Roman"/>
          <w:sz w:val="20"/>
          <w:szCs w:val="20"/>
        </w:rPr>
      </w:pPr>
      <w:r w:rsidRPr="19AEC001" w:rsidR="007D2E3B">
        <w:rPr>
          <w:rFonts w:ascii="Times New Roman" w:hAnsi="Times New Roman" w:eastAsia="Times New Roman" w:cs="Times New Roman"/>
          <w:sz w:val="20"/>
          <w:szCs w:val="20"/>
        </w:rPr>
        <w:t xml:space="preserve"> </w:t>
      </w:r>
    </w:p>
    <w:p w:rsidR="007D2E3B" w:rsidP="19AEC001" w:rsidRDefault="007D2E3B" w14:paraId="0E439D55" w14:textId="029DDB87">
      <w:pPr>
        <w:pStyle w:val="Normal"/>
        <w:jc w:val="both"/>
        <w:rPr>
          <w:rFonts w:ascii="Times New Roman" w:hAnsi="Times New Roman" w:eastAsia="Times New Roman" w:cs="Times New Roman"/>
          <w:b w:val="1"/>
          <w:bCs w:val="1"/>
          <w:sz w:val="20"/>
          <w:szCs w:val="20"/>
        </w:rPr>
      </w:pPr>
    </w:p>
    <w:p w:rsidR="007D2E3B" w:rsidP="19AEC001" w:rsidRDefault="007D2E3B" w14:paraId="72D83E8E" w14:textId="07CE5BCA">
      <w:pPr>
        <w:pStyle w:val="Normal"/>
        <w:jc w:val="both"/>
        <w:rPr>
          <w:rFonts w:ascii="Times New Roman" w:hAnsi="Times New Roman" w:eastAsia="Times New Roman" w:cs="Times New Roman"/>
          <w:b w:val="1"/>
          <w:bCs w:val="1"/>
          <w:sz w:val="20"/>
          <w:szCs w:val="20"/>
        </w:rPr>
      </w:pPr>
    </w:p>
    <w:p w:rsidR="007D2E3B" w:rsidP="747C5FD9" w:rsidRDefault="007D2E3B" w14:paraId="443DC4BA" w14:textId="2744BBCE">
      <w:pPr>
        <w:pStyle w:val="Normal"/>
        <w:jc w:val="both"/>
        <w:rPr>
          <w:rFonts w:ascii="Times New Roman" w:hAnsi="Times New Roman" w:eastAsia="Times New Roman" w:cs="Times New Roman"/>
          <w:b w:val="1"/>
          <w:bCs w:val="1"/>
          <w:sz w:val="20"/>
          <w:szCs w:val="20"/>
        </w:rPr>
      </w:pPr>
      <w:r w:rsidRPr="747C5FD9" w:rsidR="007D2E3B">
        <w:rPr>
          <w:rFonts w:ascii="Times New Roman" w:hAnsi="Times New Roman" w:eastAsia="Times New Roman" w:cs="Times New Roman"/>
          <w:b w:val="1"/>
          <w:bCs w:val="1"/>
          <w:sz w:val="20"/>
          <w:szCs w:val="20"/>
        </w:rPr>
        <w:t xml:space="preserve">Comparative </w:t>
      </w:r>
      <w:r w:rsidRPr="747C5FD9" w:rsidR="007D2E3B">
        <w:rPr>
          <w:rFonts w:ascii="Times New Roman" w:hAnsi="Times New Roman" w:eastAsia="Times New Roman" w:cs="Times New Roman"/>
          <w:b w:val="1"/>
          <w:bCs w:val="1"/>
          <w:sz w:val="20"/>
          <w:szCs w:val="20"/>
        </w:rPr>
        <w:t>Analysis:</w:t>
      </w:r>
    </w:p>
    <w:p w:rsidR="007D2E3B" w:rsidP="747C5FD9" w:rsidRDefault="007D2E3B" w14:paraId="1BB3EA10" w14:textId="382FD6F5">
      <w:pPr>
        <w:pStyle w:val="Normal"/>
        <w:jc w:val="both"/>
        <w:rPr>
          <w:rFonts w:ascii="Times New Roman" w:hAnsi="Times New Roman" w:eastAsia="Times New Roman" w:cs="Times New Roman"/>
          <w:sz w:val="20"/>
          <w:szCs w:val="20"/>
        </w:rPr>
      </w:pPr>
      <w:r w:rsidRPr="747C5FD9" w:rsidR="007D2E3B">
        <w:rPr>
          <w:rFonts w:ascii="Times New Roman" w:hAnsi="Times New Roman" w:eastAsia="Times New Roman" w:cs="Times New Roman"/>
          <w:sz w:val="20"/>
          <w:szCs w:val="20"/>
        </w:rPr>
        <w:t>- Post-outlier handling, visualizing the distributions confirms the changes. Summary statistics further emphasize the transformation's effectiveness.</w:t>
      </w:r>
    </w:p>
    <w:p w:rsidR="007D2E3B" w:rsidP="747C5FD9" w:rsidRDefault="007D2E3B" w14:paraId="4F76AAB1" w14:textId="0A1F7FBB">
      <w:pPr>
        <w:pStyle w:val="Normal"/>
        <w:jc w:val="center"/>
        <w:rPr>
          <w:rFonts w:ascii="Times New Roman" w:hAnsi="Times New Roman" w:eastAsia="Times New Roman" w:cs="Times New Roman"/>
          <w:sz w:val="20"/>
          <w:szCs w:val="20"/>
        </w:rPr>
        <w:pPrChange w:author="Gudiseva, Bhavya Sree" w:date="2023-10-21T01:57:35.408Z">
          <w:pPr>
            <w:pStyle w:val="Normal"/>
            <w:jc w:val="both"/>
          </w:pPr>
        </w:pPrChange>
      </w:pPr>
      <w:r w:rsidRPr="747C5FD9" w:rsidR="007D2E3B">
        <w:rPr>
          <w:rFonts w:ascii="Times New Roman" w:hAnsi="Times New Roman" w:eastAsia="Times New Roman" w:cs="Times New Roman"/>
          <w:sz w:val="20"/>
          <w:szCs w:val="20"/>
        </w:rPr>
        <w:t xml:space="preserve"> </w:t>
      </w:r>
      <w:r w:rsidR="5025AF87">
        <w:drawing>
          <wp:inline wp14:editId="4AD383A0" wp14:anchorId="4D0956EE">
            <wp:extent cx="4516238" cy="4572000"/>
            <wp:effectExtent l="0" t="0" r="0" b="0"/>
            <wp:docPr id="1805504193" name="" title=""/>
            <wp:cNvGraphicFramePr>
              <a:graphicFrameLocks noChangeAspect="1"/>
            </wp:cNvGraphicFramePr>
            <a:graphic>
              <a:graphicData uri="http://schemas.openxmlformats.org/drawingml/2006/picture">
                <pic:pic>
                  <pic:nvPicPr>
                    <pic:cNvPr id="0" name=""/>
                    <pic:cNvPicPr/>
                  </pic:nvPicPr>
                  <pic:blipFill>
                    <a:blip r:embed="R1aae08041e9946db">
                      <a:extLst>
                        <a:ext xmlns:a="http://schemas.openxmlformats.org/drawingml/2006/main" uri="{28A0092B-C50C-407E-A947-70E740481C1C}">
                          <a14:useLocalDpi val="0"/>
                        </a:ext>
                      </a:extLst>
                    </a:blip>
                    <a:srcRect l="4576" t="0" r="0" b="0"/>
                    <a:stretch>
                      <a:fillRect/>
                    </a:stretch>
                  </pic:blipFill>
                  <pic:spPr>
                    <a:xfrm>
                      <a:off x="0" y="0"/>
                      <a:ext cx="4516238" cy="4572000"/>
                    </a:xfrm>
                    <a:prstGeom prst="rect">
                      <a:avLst/>
                    </a:prstGeom>
                  </pic:spPr>
                </pic:pic>
              </a:graphicData>
            </a:graphic>
          </wp:inline>
        </w:drawing>
      </w:r>
    </w:p>
    <w:p w:rsidR="007D2E3B" w:rsidP="747C5FD9" w:rsidRDefault="007D2E3B" w14:paraId="7A4A9E0B" w14:textId="0849B6D6">
      <w:pPr>
        <w:pStyle w:val="Normal"/>
        <w:jc w:val="both"/>
        <w:rPr>
          <w:rFonts w:ascii="Times New Roman" w:hAnsi="Times New Roman" w:eastAsia="Times New Roman" w:cs="Times New Roman"/>
          <w:b w:val="1"/>
          <w:bCs w:val="1"/>
          <w:sz w:val="20"/>
          <w:szCs w:val="20"/>
        </w:rPr>
      </w:pPr>
      <w:r w:rsidRPr="747C5FD9" w:rsidR="007D2E3B">
        <w:rPr>
          <w:rFonts w:ascii="Times New Roman" w:hAnsi="Times New Roman" w:eastAsia="Times New Roman" w:cs="Times New Roman"/>
          <w:b w:val="1"/>
          <w:bCs w:val="1"/>
          <w:sz w:val="20"/>
          <w:szCs w:val="20"/>
        </w:rPr>
        <w:t>Conclusion:</w:t>
      </w:r>
    </w:p>
    <w:p w:rsidR="007D2E3B" w:rsidP="747C5FD9" w:rsidRDefault="007D2E3B" w14:paraId="784DC4E6" w14:textId="54EA946B">
      <w:pPr>
        <w:pStyle w:val="Normal"/>
        <w:jc w:val="both"/>
        <w:rPr>
          <w:rFonts w:ascii="Times New Roman" w:hAnsi="Times New Roman" w:eastAsia="Times New Roman" w:cs="Times New Roman"/>
          <w:sz w:val="20"/>
          <w:szCs w:val="20"/>
        </w:rPr>
      </w:pPr>
      <w:r w:rsidRPr="747C5FD9" w:rsidR="007D2E3B">
        <w:rPr>
          <w:rFonts w:ascii="Times New Roman" w:hAnsi="Times New Roman" w:eastAsia="Times New Roman" w:cs="Times New Roman"/>
          <w:sz w:val="20"/>
          <w:szCs w:val="20"/>
        </w:rPr>
        <w:t>Tackling outliers is vital. In your dataset, the structured approach to manage outliers paves the way for reliable analytics and model training.</w:t>
      </w:r>
    </w:p>
    <w:p w:rsidR="007D2E3B" w:rsidP="747C5FD9" w:rsidRDefault="007D2E3B" w14:paraId="6818FD76" w14:textId="4A780DBB">
      <w:pPr>
        <w:pStyle w:val="Normal"/>
        <w:jc w:val="both"/>
        <w:rPr>
          <w:rFonts w:ascii="Times New Roman" w:hAnsi="Times New Roman" w:eastAsia="Times New Roman" w:cs="Times New Roman"/>
          <w:sz w:val="20"/>
          <w:szCs w:val="20"/>
        </w:rPr>
      </w:pPr>
      <w:del w:author="Gudiseva, Bhavya Sree" w:date="2023-10-21T01:58:03.183Z" w:id="1064123931">
        <w:r w:rsidRPr="747C5FD9" w:rsidDel="007D2E3B">
          <w:rPr>
            <w:rFonts w:ascii="Times New Roman" w:hAnsi="Times New Roman" w:eastAsia="Times New Roman" w:cs="Times New Roman"/>
            <w:sz w:val="20"/>
            <w:szCs w:val="20"/>
          </w:rPr>
          <w:delText xml:space="preserve"> </w:delText>
        </w:r>
      </w:del>
    </w:p>
    <w:p w:rsidR="747C5FD9" w:rsidP="747C5FD9" w:rsidRDefault="747C5FD9" w14:paraId="4ED1F9FA" w14:textId="23963242">
      <w:pPr>
        <w:pStyle w:val="Normal"/>
        <w:jc w:val="both"/>
        <w:rPr>
          <w:ins w:author="Gudiseva, Bhavya Sree" w:date="2023-10-21T01:58:10.052Z" w:id="1553412306"/>
          <w:rFonts w:ascii="Times New Roman" w:hAnsi="Times New Roman" w:eastAsia="Times New Roman" w:cs="Times New Roman"/>
          <w:b w:val="1"/>
          <w:bCs w:val="1"/>
          <w:sz w:val="22"/>
          <w:szCs w:val="22"/>
        </w:rPr>
      </w:pPr>
    </w:p>
    <w:p w:rsidR="64777BFE" w:rsidP="747C5FD9" w:rsidRDefault="64777BFE" w14:paraId="40C251A9" w14:textId="06511BCB">
      <w:pPr>
        <w:pStyle w:val="Normal"/>
        <w:jc w:val="both"/>
        <w:rPr>
          <w:rFonts w:ascii="Times New Roman" w:hAnsi="Times New Roman" w:eastAsia="Times New Roman" w:cs="Times New Roman"/>
          <w:b w:val="1"/>
          <w:bCs w:val="1"/>
          <w:sz w:val="24"/>
          <w:szCs w:val="24"/>
          <w:rPrChange w:author="Gudiseva, Bhavya Sree" w:date="2023-10-21T01:58:13.21Z" w:id="1714561708">
            <w:rPr>
              <w:rFonts w:ascii="Times New Roman" w:hAnsi="Times New Roman" w:eastAsia="Times New Roman" w:cs="Times New Roman"/>
              <w:b w:val="1"/>
              <w:bCs w:val="1"/>
              <w:sz w:val="20"/>
              <w:szCs w:val="20"/>
            </w:rPr>
          </w:rPrChange>
        </w:rPr>
      </w:pPr>
      <w:r w:rsidRPr="747C5FD9" w:rsidR="64777BFE">
        <w:rPr>
          <w:rFonts w:ascii="Times New Roman" w:hAnsi="Times New Roman" w:eastAsia="Times New Roman" w:cs="Times New Roman"/>
          <w:b w:val="1"/>
          <w:bCs w:val="1"/>
          <w:sz w:val="24"/>
          <w:szCs w:val="24"/>
          <w:rPrChange w:author="Gudiseva, Bhavya Sree" w:date="2023-10-21T01:58:13.209Z" w:id="1780865824">
            <w:rPr>
              <w:rFonts w:ascii="Times New Roman" w:hAnsi="Times New Roman" w:eastAsia="Times New Roman" w:cs="Times New Roman"/>
              <w:b w:val="1"/>
              <w:bCs w:val="1"/>
              <w:sz w:val="20"/>
              <w:szCs w:val="20"/>
            </w:rPr>
          </w:rPrChange>
        </w:rPr>
        <w:t>2.3. Scaling of Data</w:t>
      </w:r>
    </w:p>
    <w:p w:rsidR="1EC76E2F" w:rsidP="747C5FD9" w:rsidRDefault="1EC76E2F" w14:paraId="4988BBC5" w14:textId="73D4B1CC">
      <w:pPr>
        <w:pStyle w:val="Normal"/>
        <w:jc w:val="both"/>
        <w:rPr>
          <w:rFonts w:ascii="Times New Roman" w:hAnsi="Times New Roman" w:eastAsia="Times New Roman" w:cs="Times New Roman"/>
          <w:sz w:val="20"/>
          <w:szCs w:val="20"/>
        </w:rPr>
      </w:pPr>
      <w:del w:author="Gudiseva, Bhavya Sree" w:date="2023-10-21T01:57:47.495Z" w:id="1289024529">
        <w:r w:rsidRPr="747C5FD9" w:rsidDel="1EC76E2F">
          <w:rPr>
            <w:rFonts w:ascii="Times New Roman" w:hAnsi="Times New Roman" w:eastAsia="Times New Roman" w:cs="Times New Roman"/>
            <w:sz w:val="20"/>
            <w:szCs w:val="20"/>
          </w:rPr>
          <w:delText xml:space="preserve"> </w:delText>
        </w:r>
      </w:del>
    </w:p>
    <w:p w:rsidR="1EC76E2F" w:rsidP="747C5FD9" w:rsidRDefault="1EC76E2F" w14:paraId="6F2DB958" w14:textId="72DB03C4">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Data scaling is vital for machine learning as algorithms can prioritize features based on their numerical ranges. Scaling ensures every attribute impacts the model equally.</w:t>
      </w:r>
    </w:p>
    <w:p w:rsidR="1EC76E2F" w:rsidP="747C5FD9" w:rsidRDefault="1EC76E2F" w14:paraId="7F38F28F" w14:textId="37F3FF7C">
      <w:pPr>
        <w:pStyle w:val="Normal"/>
        <w:jc w:val="both"/>
        <w:rPr>
          <w:rFonts w:ascii="Times New Roman" w:hAnsi="Times New Roman" w:eastAsia="Times New Roman" w:cs="Times New Roman"/>
          <w:sz w:val="20"/>
          <w:szCs w:val="20"/>
        </w:rPr>
      </w:pPr>
      <w:del w:author="Gudiseva, Bhavya Sree" w:date="2023-10-21T01:57:45.557Z" w:id="1629659455">
        <w:r w:rsidRPr="747C5FD9" w:rsidDel="1EC76E2F">
          <w:rPr>
            <w:rFonts w:ascii="Times New Roman" w:hAnsi="Times New Roman" w:eastAsia="Times New Roman" w:cs="Times New Roman"/>
            <w:sz w:val="20"/>
            <w:szCs w:val="20"/>
          </w:rPr>
          <w:delText xml:space="preserve"> </w:delText>
        </w:r>
      </w:del>
    </w:p>
    <w:p w:rsidR="1EC76E2F" w:rsidP="747C5FD9" w:rsidRDefault="1EC76E2F" w14:paraId="1267D9C7" w14:textId="79931954">
      <w:pPr>
        <w:pStyle w:val="Normal"/>
        <w:jc w:val="both"/>
        <w:rPr>
          <w:rFonts w:ascii="Times New Roman" w:hAnsi="Times New Roman" w:eastAsia="Times New Roman" w:cs="Times New Roman"/>
          <w:b w:val="1"/>
          <w:bCs w:val="1"/>
          <w:sz w:val="20"/>
          <w:szCs w:val="20"/>
        </w:rPr>
      </w:pPr>
      <w:r w:rsidRPr="747C5FD9" w:rsidR="1EC76E2F">
        <w:rPr>
          <w:rFonts w:ascii="Times New Roman" w:hAnsi="Times New Roman" w:eastAsia="Times New Roman" w:cs="Times New Roman"/>
          <w:b w:val="1"/>
          <w:bCs w:val="1"/>
          <w:sz w:val="20"/>
          <w:szCs w:val="20"/>
        </w:rPr>
        <w:t>Approach:</w:t>
      </w:r>
      <w:r w:rsidRPr="747C5FD9" w:rsidR="1EC76E2F">
        <w:rPr>
          <w:rFonts w:ascii="Times New Roman" w:hAnsi="Times New Roman" w:eastAsia="Times New Roman" w:cs="Times New Roman"/>
          <w:b w:val="1"/>
          <w:bCs w:val="1"/>
          <w:sz w:val="20"/>
          <w:szCs w:val="20"/>
        </w:rPr>
        <w:t xml:space="preserve"> </w:t>
      </w:r>
    </w:p>
    <w:p w:rsidR="1EC76E2F" w:rsidP="747C5FD9" w:rsidRDefault="1EC76E2F" w14:paraId="2054925A" w14:textId="45DE5460">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1. Min-Max </w:t>
      </w:r>
      <w:r w:rsidRPr="747C5FD9" w:rsidR="1EC76E2F">
        <w:rPr>
          <w:rFonts w:ascii="Times New Roman" w:hAnsi="Times New Roman" w:eastAsia="Times New Roman" w:cs="Times New Roman"/>
          <w:sz w:val="20"/>
          <w:szCs w:val="20"/>
        </w:rPr>
        <w:t>Scaling:</w:t>
      </w:r>
      <w:r w:rsidRPr="747C5FD9" w:rsidR="1EC76E2F">
        <w:rPr>
          <w:rFonts w:ascii="Times New Roman" w:hAnsi="Times New Roman" w:eastAsia="Times New Roman" w:cs="Times New Roman"/>
          <w:sz w:val="20"/>
          <w:szCs w:val="20"/>
        </w:rPr>
        <w:t xml:space="preserve"> Chosen for its ability to transform features to a range, usually [0, 1], using the formula: (value - min) / (max - min).</w:t>
      </w:r>
    </w:p>
    <w:p w:rsidR="1EC76E2F" w:rsidP="747C5FD9" w:rsidRDefault="1EC76E2F" w14:paraId="7B3EA7D6" w14:textId="02DD4232">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2. Features for </w:t>
      </w:r>
      <w:r w:rsidRPr="747C5FD9" w:rsidR="1EC76E2F">
        <w:rPr>
          <w:rFonts w:ascii="Times New Roman" w:hAnsi="Times New Roman" w:eastAsia="Times New Roman" w:cs="Times New Roman"/>
          <w:sz w:val="20"/>
          <w:szCs w:val="20"/>
        </w:rPr>
        <w:t>Scaling:</w:t>
      </w:r>
      <w:r w:rsidRPr="747C5FD9" w:rsidR="1EC76E2F">
        <w:rPr>
          <w:rFonts w:ascii="Times New Roman" w:hAnsi="Times New Roman" w:eastAsia="Times New Roman" w:cs="Times New Roman"/>
          <w:sz w:val="20"/>
          <w:szCs w:val="20"/>
        </w:rPr>
        <w:t xml:space="preserve"> Metrics related to streaming platforms, song characteristics like BPM, energy, danceability, and </w:t>
      </w:r>
      <w:r w:rsidRPr="747C5FD9" w:rsidR="1EC76E2F">
        <w:rPr>
          <w:rFonts w:ascii="Times New Roman" w:hAnsi="Times New Roman" w:eastAsia="Times New Roman" w:cs="Times New Roman"/>
          <w:sz w:val="20"/>
          <w:szCs w:val="20"/>
        </w:rPr>
        <w:t>speechiness</w:t>
      </w:r>
      <w:r w:rsidRPr="747C5FD9" w:rsidR="1EC76E2F">
        <w:rPr>
          <w:rFonts w:ascii="Times New Roman" w:hAnsi="Times New Roman" w:eastAsia="Times New Roman" w:cs="Times New Roman"/>
          <w:sz w:val="20"/>
          <w:szCs w:val="20"/>
        </w:rPr>
        <w:t xml:space="preserve"> were selected.</w:t>
      </w:r>
    </w:p>
    <w:p w:rsidR="1EC76E2F" w:rsidP="747C5FD9" w:rsidRDefault="1EC76E2F" w14:paraId="09AB8D68" w14:textId="1C3020B7">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3. </w:t>
      </w:r>
      <w:r w:rsidRPr="747C5FD9" w:rsidR="1EC76E2F">
        <w:rPr>
          <w:rFonts w:ascii="Times New Roman" w:hAnsi="Times New Roman" w:eastAsia="Times New Roman" w:cs="Times New Roman"/>
          <w:sz w:val="20"/>
          <w:szCs w:val="20"/>
        </w:rPr>
        <w:t>Visualization:</w:t>
      </w:r>
      <w:r w:rsidRPr="747C5FD9" w:rsidR="1EC76E2F">
        <w:rPr>
          <w:rFonts w:ascii="Times New Roman" w:hAnsi="Times New Roman" w:eastAsia="Times New Roman" w:cs="Times New Roman"/>
          <w:sz w:val="20"/>
          <w:szCs w:val="20"/>
        </w:rPr>
        <w:t xml:space="preserve"> Distributions of each feature were compared before and after scaling. The goal was to confirm that the inherent distribution </w:t>
      </w:r>
      <w:r w:rsidRPr="747C5FD9" w:rsidR="1EC76E2F">
        <w:rPr>
          <w:rFonts w:ascii="Times New Roman" w:hAnsi="Times New Roman" w:eastAsia="Times New Roman" w:cs="Times New Roman"/>
          <w:sz w:val="20"/>
          <w:szCs w:val="20"/>
        </w:rPr>
        <w:t>remains</w:t>
      </w:r>
      <w:r w:rsidRPr="747C5FD9" w:rsidR="1EC76E2F">
        <w:rPr>
          <w:rFonts w:ascii="Times New Roman" w:hAnsi="Times New Roman" w:eastAsia="Times New Roman" w:cs="Times New Roman"/>
          <w:sz w:val="20"/>
          <w:szCs w:val="20"/>
        </w:rPr>
        <w:t xml:space="preserve"> consistent post-scaling.</w:t>
      </w:r>
    </w:p>
    <w:p w:rsidR="1EC76E2F" w:rsidP="747C5FD9" w:rsidRDefault="1EC76E2F" w14:paraId="5C9F36FC" w14:textId="6C0EBC9C">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4. Backup and </w:t>
      </w:r>
      <w:r w:rsidRPr="747C5FD9" w:rsidR="1EC76E2F">
        <w:rPr>
          <w:rFonts w:ascii="Times New Roman" w:hAnsi="Times New Roman" w:eastAsia="Times New Roman" w:cs="Times New Roman"/>
          <w:sz w:val="20"/>
          <w:szCs w:val="20"/>
        </w:rPr>
        <w:t>Replacement:</w:t>
      </w:r>
      <w:r w:rsidRPr="747C5FD9" w:rsidR="1EC76E2F">
        <w:rPr>
          <w:rFonts w:ascii="Times New Roman" w:hAnsi="Times New Roman" w:eastAsia="Times New Roman" w:cs="Times New Roman"/>
          <w:sz w:val="20"/>
          <w:szCs w:val="20"/>
        </w:rPr>
        <w:t xml:space="preserve"> A dataset backup was created before substituting original features with scaled versions.</w:t>
      </w:r>
    </w:p>
    <w:p w:rsidR="1EC76E2F" w:rsidP="747C5FD9" w:rsidRDefault="1EC76E2F" w14:paraId="7E5728BD" w14:textId="5779930E">
      <w:pPr>
        <w:pStyle w:val="Normal"/>
        <w:jc w:val="both"/>
        <w:rPr>
          <w:rFonts w:ascii="Times New Roman" w:hAnsi="Times New Roman" w:eastAsia="Times New Roman" w:cs="Times New Roman"/>
          <w:sz w:val="20"/>
          <w:szCs w:val="20"/>
        </w:rPr>
      </w:pPr>
      <w:del w:author="Gudiseva, Bhavya Sree" w:date="2023-10-21T01:57:50.897Z" w:id="1715740837">
        <w:r w:rsidRPr="747C5FD9" w:rsidDel="1EC76E2F">
          <w:rPr>
            <w:rFonts w:ascii="Times New Roman" w:hAnsi="Times New Roman" w:eastAsia="Times New Roman" w:cs="Times New Roman"/>
            <w:sz w:val="20"/>
            <w:szCs w:val="20"/>
          </w:rPr>
          <w:delText xml:space="preserve"> </w:delText>
        </w:r>
      </w:del>
    </w:p>
    <w:p w:rsidR="1EC76E2F" w:rsidP="747C5FD9" w:rsidRDefault="1EC76E2F" w14:paraId="6158781A" w14:textId="1695ED8E">
      <w:pPr>
        <w:pStyle w:val="Normal"/>
        <w:jc w:val="both"/>
        <w:rPr>
          <w:rFonts w:ascii="Times New Roman" w:hAnsi="Times New Roman" w:eastAsia="Times New Roman" w:cs="Times New Roman"/>
          <w:b w:val="1"/>
          <w:bCs w:val="1"/>
          <w:sz w:val="20"/>
          <w:szCs w:val="20"/>
        </w:rPr>
      </w:pPr>
      <w:r w:rsidRPr="747C5FD9" w:rsidR="1EC76E2F">
        <w:rPr>
          <w:rFonts w:ascii="Times New Roman" w:hAnsi="Times New Roman" w:eastAsia="Times New Roman" w:cs="Times New Roman"/>
          <w:b w:val="1"/>
          <w:bCs w:val="1"/>
          <w:sz w:val="20"/>
          <w:szCs w:val="20"/>
        </w:rPr>
        <w:t>Observations:</w:t>
      </w:r>
      <w:r w:rsidRPr="747C5FD9" w:rsidR="1EC76E2F">
        <w:rPr>
          <w:rFonts w:ascii="Times New Roman" w:hAnsi="Times New Roman" w:eastAsia="Times New Roman" w:cs="Times New Roman"/>
          <w:b w:val="1"/>
          <w:bCs w:val="1"/>
          <w:sz w:val="20"/>
          <w:szCs w:val="20"/>
        </w:rPr>
        <w:t xml:space="preserve"> </w:t>
      </w:r>
    </w:p>
    <w:p w:rsidR="1EC76E2F" w:rsidP="747C5FD9" w:rsidRDefault="1EC76E2F" w14:paraId="0457CE1D" w14:textId="611418F4">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Features after scaling were bounded between [0, 1].</w:t>
      </w:r>
    </w:p>
    <w:p w:rsidR="1EC76E2F" w:rsidP="747C5FD9" w:rsidRDefault="1EC76E2F" w14:paraId="14D8E10D" w14:textId="0C8C4EE3">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 Distributions' shapes remained consistent </w:t>
      </w:r>
      <w:ins w:author="Gudiseva, Bhavya Sree" w:date="2023-10-21T01:57:54.759Z" w:id="321574107">
        <w:r w:rsidRPr="747C5FD9" w:rsidR="1A843E51">
          <w:rPr>
            <w:rFonts w:ascii="Times New Roman" w:hAnsi="Times New Roman" w:eastAsia="Times New Roman" w:cs="Times New Roman"/>
            <w:sz w:val="20"/>
            <w:szCs w:val="20"/>
          </w:rPr>
          <w:t>pre-</w:t>
        </w:r>
      </w:ins>
      <w:r w:rsidRPr="747C5FD9" w:rsidR="1EC76E2F">
        <w:rPr>
          <w:rFonts w:ascii="Times New Roman" w:hAnsi="Times New Roman" w:eastAsia="Times New Roman" w:cs="Times New Roman"/>
          <w:sz w:val="20"/>
          <w:szCs w:val="20"/>
        </w:rPr>
        <w:t xml:space="preserve"> and post-scaling.</w:t>
      </w:r>
    </w:p>
    <w:p w:rsidR="1EC76E2F" w:rsidP="747C5FD9" w:rsidRDefault="1EC76E2F" w14:paraId="35CB2447" w14:textId="7339ACDC">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Having a backup is crucial for potential reanalysis or comparisons.</w:t>
      </w:r>
    </w:p>
    <w:p w:rsidR="1EC76E2F" w:rsidP="747C5FD9" w:rsidRDefault="1EC76E2F" w14:paraId="20785D11" w14:textId="1606E3FA">
      <w:pPr>
        <w:pStyle w:val="Normal"/>
        <w:jc w:val="both"/>
        <w:rPr>
          <w:rFonts w:ascii="Times New Roman" w:hAnsi="Times New Roman" w:eastAsia="Times New Roman" w:cs="Times New Roman"/>
          <w:sz w:val="20"/>
          <w:szCs w:val="20"/>
        </w:rPr>
      </w:pPr>
      <w:del w:author="Gudiseva, Bhavya Sree" w:date="2023-10-21T01:58:05.487Z" w:id="130579583">
        <w:r w:rsidRPr="747C5FD9" w:rsidDel="1EC76E2F">
          <w:rPr>
            <w:rFonts w:ascii="Times New Roman" w:hAnsi="Times New Roman" w:eastAsia="Times New Roman" w:cs="Times New Roman"/>
            <w:sz w:val="20"/>
            <w:szCs w:val="20"/>
          </w:rPr>
          <w:delText xml:space="preserve"> </w:delText>
        </w:r>
      </w:del>
    </w:p>
    <w:p w:rsidR="1EC76E2F" w:rsidP="747C5FD9" w:rsidRDefault="1EC76E2F" w14:paraId="4B33857B" w14:textId="3CAC93F3">
      <w:pPr>
        <w:pStyle w:val="Normal"/>
        <w:jc w:val="both"/>
        <w:rPr>
          <w:rFonts w:ascii="Times New Roman" w:hAnsi="Times New Roman" w:eastAsia="Times New Roman" w:cs="Times New Roman"/>
          <w:b w:val="1"/>
          <w:bCs w:val="1"/>
          <w:sz w:val="20"/>
          <w:szCs w:val="20"/>
        </w:rPr>
      </w:pPr>
      <w:r w:rsidRPr="747C5FD9" w:rsidR="1EC76E2F">
        <w:rPr>
          <w:rFonts w:ascii="Times New Roman" w:hAnsi="Times New Roman" w:eastAsia="Times New Roman" w:cs="Times New Roman"/>
          <w:b w:val="1"/>
          <w:bCs w:val="1"/>
          <w:sz w:val="20"/>
          <w:szCs w:val="20"/>
        </w:rPr>
        <w:t>Conclusion:</w:t>
      </w:r>
      <w:r w:rsidRPr="747C5FD9" w:rsidR="1EC76E2F">
        <w:rPr>
          <w:rFonts w:ascii="Times New Roman" w:hAnsi="Times New Roman" w:eastAsia="Times New Roman" w:cs="Times New Roman"/>
          <w:b w:val="1"/>
          <w:bCs w:val="1"/>
          <w:sz w:val="20"/>
          <w:szCs w:val="20"/>
        </w:rPr>
        <w:t xml:space="preserve"> </w:t>
      </w:r>
    </w:p>
    <w:p w:rsidR="1EC76E2F" w:rsidP="747C5FD9" w:rsidRDefault="1EC76E2F" w14:paraId="30B25766" w14:textId="56226C46">
      <w:pPr>
        <w:pStyle w:val="Normal"/>
        <w:jc w:val="both"/>
        <w:rPr>
          <w:ins w:author="Gudiseva, Bhavya Sree" w:date="2023-10-21T01:57:59.366Z" w:id="1240987618"/>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Scaling, especially Min-Max, ensures consistent feature impact on algorithms while retaining inherent data distributions.</w:t>
      </w:r>
    </w:p>
    <w:p w:rsidR="747C5FD9" w:rsidP="747C5FD9" w:rsidRDefault="747C5FD9" w14:paraId="43FA831F" w14:textId="6C3E5D5E">
      <w:pPr>
        <w:pStyle w:val="Normal"/>
        <w:jc w:val="both"/>
        <w:rPr>
          <w:rFonts w:ascii="Times New Roman" w:hAnsi="Times New Roman" w:eastAsia="Times New Roman" w:cs="Times New Roman"/>
          <w:sz w:val="20"/>
          <w:szCs w:val="20"/>
        </w:rPr>
      </w:pPr>
    </w:p>
    <w:p w:rsidR="1EC76E2F" w:rsidP="747C5FD9" w:rsidRDefault="1EC76E2F" w14:paraId="0DD7A7F7" w14:textId="0C5FCE03">
      <w:pPr>
        <w:pStyle w:val="Normal"/>
        <w:jc w:val="both"/>
        <w:rPr>
          <w:rFonts w:ascii="Times New Roman" w:hAnsi="Times New Roman" w:eastAsia="Times New Roman" w:cs="Times New Roman"/>
          <w:b w:val="1"/>
          <w:bCs w:val="1"/>
          <w:sz w:val="24"/>
          <w:szCs w:val="24"/>
          <w:rPrChange w:author="Gudiseva, Bhavya Sree" w:date="2023-10-21T01:59:45.845Z" w:id="1876576318">
            <w:rPr>
              <w:rFonts w:ascii="Times New Roman" w:hAnsi="Times New Roman" w:eastAsia="Times New Roman" w:cs="Times New Roman"/>
              <w:b w:val="1"/>
              <w:bCs w:val="1"/>
              <w:sz w:val="20"/>
              <w:szCs w:val="20"/>
            </w:rPr>
          </w:rPrChange>
        </w:rPr>
      </w:pPr>
      <w:r w:rsidRPr="747C5FD9" w:rsidR="1EC76E2F">
        <w:rPr>
          <w:rFonts w:ascii="Times New Roman" w:hAnsi="Times New Roman" w:eastAsia="Times New Roman" w:cs="Times New Roman"/>
          <w:sz w:val="24"/>
          <w:szCs w:val="24"/>
          <w:rPrChange w:author="Gudiseva, Bhavya Sree" w:date="2023-10-21T01:59:45.844Z" w:id="758207624">
            <w:rPr>
              <w:rFonts w:ascii="Times New Roman" w:hAnsi="Times New Roman" w:eastAsia="Times New Roman" w:cs="Times New Roman"/>
              <w:sz w:val="20"/>
              <w:szCs w:val="20"/>
            </w:rPr>
          </w:rPrChange>
        </w:rPr>
        <w:t xml:space="preserve"> </w:t>
      </w:r>
      <w:r w:rsidRPr="747C5FD9" w:rsidR="7819EE8E">
        <w:rPr>
          <w:rFonts w:ascii="Times New Roman" w:hAnsi="Times New Roman" w:eastAsia="Times New Roman" w:cs="Times New Roman"/>
          <w:b w:val="1"/>
          <w:bCs w:val="1"/>
          <w:sz w:val="24"/>
          <w:szCs w:val="24"/>
          <w:rPrChange w:author="Gudiseva, Bhavya Sree" w:date="2023-10-21T01:59:44.859Z" w:id="38966591">
            <w:rPr>
              <w:rFonts w:ascii="Times New Roman" w:hAnsi="Times New Roman" w:eastAsia="Times New Roman" w:cs="Times New Roman"/>
              <w:b w:val="1"/>
              <w:bCs w:val="1"/>
              <w:sz w:val="20"/>
              <w:szCs w:val="20"/>
            </w:rPr>
          </w:rPrChange>
        </w:rPr>
        <w:t>2.4. Correlation Analysis</w:t>
      </w:r>
    </w:p>
    <w:p w:rsidR="660387BB" w:rsidP="747C5FD9" w:rsidRDefault="660387BB" w14:paraId="62DA0DC9" w14:textId="308754CA">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Correlation analysis reveals the linear relationship between quantitative variables, helping pinpoint key features influencing the target variable, vital for predictive modeling.</w:t>
      </w:r>
    </w:p>
    <w:p w:rsidR="660387BB" w:rsidP="747C5FD9" w:rsidRDefault="660387BB" w14:paraId="139DD2F4" w14:textId="0622C5F8">
      <w:pPr>
        <w:pStyle w:val="Normal"/>
        <w:jc w:val="center"/>
        <w:rPr>
          <w:rFonts w:ascii="Times New Roman" w:hAnsi="Times New Roman" w:eastAsia="Times New Roman" w:cs="Times New Roman"/>
          <w:sz w:val="20"/>
          <w:szCs w:val="20"/>
        </w:rPr>
        <w:pPrChange w:author="Gudiseva, Bhavya Sree" w:date="2023-10-21T01:59:49.064Z">
          <w:pPr>
            <w:pStyle w:val="Normal"/>
            <w:jc w:val="both"/>
          </w:pPr>
        </w:pPrChange>
      </w:pPr>
      <w:r w:rsidRPr="747C5FD9" w:rsidR="660387BB">
        <w:rPr>
          <w:rFonts w:ascii="Times New Roman" w:hAnsi="Times New Roman" w:eastAsia="Times New Roman" w:cs="Times New Roman"/>
          <w:b w:val="0"/>
          <w:bCs w:val="0"/>
          <w:sz w:val="20"/>
          <w:szCs w:val="20"/>
        </w:rPr>
        <w:t xml:space="preserve"> </w:t>
      </w:r>
      <w:r w:rsidR="71B0CE42">
        <w:drawing>
          <wp:inline wp14:editId="15B7BD37" wp14:anchorId="3F665E78">
            <wp:extent cx="4572000" cy="4057650"/>
            <wp:effectExtent l="0" t="0" r="0" b="0"/>
            <wp:docPr id="568136017" name="" title=""/>
            <wp:cNvGraphicFramePr>
              <a:graphicFrameLocks noChangeAspect="1"/>
            </wp:cNvGraphicFramePr>
            <a:graphic>
              <a:graphicData uri="http://schemas.openxmlformats.org/drawingml/2006/picture">
                <pic:pic>
                  <pic:nvPicPr>
                    <pic:cNvPr id="0" name=""/>
                    <pic:cNvPicPr/>
                  </pic:nvPicPr>
                  <pic:blipFill>
                    <a:blip r:embed="Rab2050b5d61742b4">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p>
    <w:p w:rsidR="660387BB" w:rsidP="747C5FD9" w:rsidRDefault="660387BB" w14:paraId="5E134F82" w14:textId="7DE28EED">
      <w:pPr>
        <w:pStyle w:val="Normal"/>
        <w:jc w:val="both"/>
        <w:rPr>
          <w:rFonts w:ascii="Times New Roman" w:hAnsi="Times New Roman" w:eastAsia="Times New Roman" w:cs="Times New Roman"/>
          <w:b w:val="1"/>
          <w:bCs w:val="1"/>
          <w:sz w:val="20"/>
          <w:szCs w:val="20"/>
        </w:rPr>
      </w:pPr>
      <w:r w:rsidRPr="747C5FD9" w:rsidR="660387BB">
        <w:rPr>
          <w:rFonts w:ascii="Times New Roman" w:hAnsi="Times New Roman" w:eastAsia="Times New Roman" w:cs="Times New Roman"/>
          <w:b w:val="1"/>
          <w:bCs w:val="1"/>
          <w:sz w:val="20"/>
          <w:szCs w:val="20"/>
        </w:rPr>
        <w:t>Approach:</w:t>
      </w:r>
      <w:r w:rsidRPr="747C5FD9" w:rsidR="660387BB">
        <w:rPr>
          <w:rFonts w:ascii="Times New Roman" w:hAnsi="Times New Roman" w:eastAsia="Times New Roman" w:cs="Times New Roman"/>
          <w:b w:val="1"/>
          <w:bCs w:val="1"/>
          <w:sz w:val="20"/>
          <w:szCs w:val="20"/>
        </w:rPr>
        <w:t xml:space="preserve"> </w:t>
      </w:r>
    </w:p>
    <w:p w:rsidR="660387BB" w:rsidP="747C5FD9" w:rsidRDefault="660387BB" w14:paraId="06AE8B0F" w14:textId="376A3A95">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1. Numeric Columns </w:t>
      </w:r>
      <w:r w:rsidRPr="747C5FD9" w:rsidR="660387BB">
        <w:rPr>
          <w:rFonts w:ascii="Times New Roman" w:hAnsi="Times New Roman" w:eastAsia="Times New Roman" w:cs="Times New Roman"/>
          <w:b w:val="0"/>
          <w:bCs w:val="0"/>
          <w:sz w:val="20"/>
          <w:szCs w:val="20"/>
        </w:rPr>
        <w:t>Selection:</w:t>
      </w:r>
      <w:r w:rsidRPr="747C5FD9" w:rsidR="660387BB">
        <w:rPr>
          <w:rFonts w:ascii="Times New Roman" w:hAnsi="Times New Roman" w:eastAsia="Times New Roman" w:cs="Times New Roman"/>
          <w:b w:val="0"/>
          <w:bCs w:val="0"/>
          <w:sz w:val="20"/>
          <w:szCs w:val="20"/>
        </w:rPr>
        <w:t xml:space="preserve"> Using `</w:t>
      </w:r>
      <w:r w:rsidRPr="747C5FD9" w:rsidR="660387BB">
        <w:rPr>
          <w:rFonts w:ascii="Times New Roman" w:hAnsi="Times New Roman" w:eastAsia="Times New Roman" w:cs="Times New Roman"/>
          <w:b w:val="0"/>
          <w:bCs w:val="0"/>
          <w:sz w:val="20"/>
          <w:szCs w:val="20"/>
        </w:rPr>
        <w:t>select_dtypes</w:t>
      </w:r>
      <w:r w:rsidRPr="747C5FD9" w:rsidR="660387BB">
        <w:rPr>
          <w:rFonts w:ascii="Times New Roman" w:hAnsi="Times New Roman" w:eastAsia="Times New Roman" w:cs="Times New Roman"/>
          <w:b w:val="0"/>
          <w:bCs w:val="0"/>
          <w:sz w:val="20"/>
          <w:szCs w:val="20"/>
        </w:rPr>
        <w:t>`, only 'float64' and 'int64' data types were considered, ensuring relevant correlations.</w:t>
      </w:r>
    </w:p>
    <w:p w:rsidR="660387BB" w:rsidP="747C5FD9" w:rsidRDefault="660387BB" w14:paraId="66F75F0E" w14:textId="28DFC2FA">
      <w:pPr>
        <w:pStyle w:val="Normal"/>
        <w:jc w:val="both"/>
        <w:rPr>
          <w:del w:author="Gudiseva, Bhavya Sree" w:date="2023-10-21T02:21:30.891Z" w:id="363078423"/>
          <w:rFonts w:ascii="Times New Roman" w:hAnsi="Times New Roman" w:eastAsia="Times New Roman" w:cs="Times New Roman"/>
          <w:b w:val="0"/>
          <w:bCs w:val="0"/>
          <w:sz w:val="20"/>
          <w:szCs w:val="20"/>
        </w:rPr>
      </w:pPr>
      <w:r w:rsidRPr="40AD7821" w:rsidR="660387BB">
        <w:rPr>
          <w:rFonts w:ascii="Times New Roman" w:hAnsi="Times New Roman" w:eastAsia="Times New Roman" w:cs="Times New Roman"/>
          <w:b w:val="0"/>
          <w:bCs w:val="0"/>
          <w:sz w:val="20"/>
          <w:szCs w:val="20"/>
        </w:rPr>
        <w:t xml:space="preserve">2. Heatmap </w:t>
      </w:r>
      <w:r w:rsidRPr="40AD7821" w:rsidR="660387BB">
        <w:rPr>
          <w:rFonts w:ascii="Times New Roman" w:hAnsi="Times New Roman" w:eastAsia="Times New Roman" w:cs="Times New Roman"/>
          <w:b w:val="0"/>
          <w:bCs w:val="0"/>
          <w:sz w:val="20"/>
          <w:szCs w:val="20"/>
        </w:rPr>
        <w:t>Visualization:</w:t>
      </w:r>
      <w:r w:rsidRPr="40AD7821" w:rsidR="660387BB">
        <w:rPr>
          <w:rFonts w:ascii="Times New Roman" w:hAnsi="Times New Roman" w:eastAsia="Times New Roman" w:cs="Times New Roman"/>
          <w:b w:val="0"/>
          <w:bCs w:val="0"/>
          <w:sz w:val="20"/>
          <w:szCs w:val="20"/>
        </w:rPr>
        <w:t xml:space="preserve"> The correlation matrix was visualized with a heatmap. Dark to bright colors </w:t>
      </w:r>
      <w:r w:rsidRPr="40AD7821" w:rsidR="660387BB">
        <w:rPr>
          <w:rFonts w:ascii="Times New Roman" w:hAnsi="Times New Roman" w:eastAsia="Times New Roman" w:cs="Times New Roman"/>
          <w:b w:val="0"/>
          <w:bCs w:val="0"/>
          <w:sz w:val="20"/>
          <w:szCs w:val="20"/>
        </w:rPr>
        <w:t>indicate</w:t>
      </w:r>
      <w:r w:rsidRPr="40AD7821" w:rsidR="660387BB">
        <w:rPr>
          <w:rFonts w:ascii="Times New Roman" w:hAnsi="Times New Roman" w:eastAsia="Times New Roman" w:cs="Times New Roman"/>
          <w:b w:val="0"/>
          <w:bCs w:val="0"/>
          <w:sz w:val="20"/>
          <w:szCs w:val="20"/>
        </w:rPr>
        <w:t xml:space="preserve"> weak to strong correlations, with `</w:t>
      </w:r>
      <w:r w:rsidRPr="40AD7821" w:rsidR="660387BB">
        <w:rPr>
          <w:rFonts w:ascii="Times New Roman" w:hAnsi="Times New Roman" w:eastAsia="Times New Roman" w:cs="Times New Roman"/>
          <w:b w:val="0"/>
          <w:bCs w:val="0"/>
          <w:sz w:val="20"/>
          <w:szCs w:val="20"/>
        </w:rPr>
        <w:t>annot</w:t>
      </w:r>
      <w:r w:rsidRPr="40AD7821" w:rsidR="660387BB">
        <w:rPr>
          <w:rFonts w:ascii="Times New Roman" w:hAnsi="Times New Roman" w:eastAsia="Times New Roman" w:cs="Times New Roman"/>
          <w:b w:val="0"/>
          <w:bCs w:val="0"/>
          <w:sz w:val="20"/>
          <w:szCs w:val="20"/>
        </w:rPr>
        <w:t>=True` displaying exact coefficients.</w:t>
      </w:r>
    </w:p>
    <w:p w:rsidR="660387BB" w:rsidP="747C5FD9" w:rsidRDefault="660387BB" w14:paraId="29F5F0B5" w14:textId="001A6C5E">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3. Top Features Correlated with 'streams</w:t>
      </w:r>
      <w:r w:rsidRPr="747C5FD9" w:rsidR="660387BB">
        <w:rPr>
          <w:rFonts w:ascii="Times New Roman" w:hAnsi="Times New Roman" w:eastAsia="Times New Roman" w:cs="Times New Roman"/>
          <w:b w:val="0"/>
          <w:bCs w:val="0"/>
          <w:sz w:val="20"/>
          <w:szCs w:val="20"/>
        </w:rPr>
        <w:t>':</w:t>
      </w:r>
      <w:r w:rsidRPr="747C5FD9" w:rsidR="660387BB">
        <w:rPr>
          <w:rFonts w:ascii="Times New Roman" w:hAnsi="Times New Roman" w:eastAsia="Times New Roman" w:cs="Times New Roman"/>
          <w:b w:val="0"/>
          <w:bCs w:val="0"/>
          <w:sz w:val="20"/>
          <w:szCs w:val="20"/>
        </w:rPr>
        <w:t xml:space="preserve"> Absolute correlation values with 'streams' were sorted to </w:t>
      </w:r>
      <w:r w:rsidRPr="747C5FD9" w:rsidR="660387BB">
        <w:rPr>
          <w:rFonts w:ascii="Times New Roman" w:hAnsi="Times New Roman" w:eastAsia="Times New Roman" w:cs="Times New Roman"/>
          <w:b w:val="0"/>
          <w:bCs w:val="0"/>
          <w:sz w:val="20"/>
          <w:szCs w:val="20"/>
        </w:rPr>
        <w:t>identify</w:t>
      </w:r>
      <w:r w:rsidRPr="747C5FD9" w:rsidR="660387BB">
        <w:rPr>
          <w:rFonts w:ascii="Times New Roman" w:hAnsi="Times New Roman" w:eastAsia="Times New Roman" w:cs="Times New Roman"/>
          <w:b w:val="0"/>
          <w:bCs w:val="0"/>
          <w:sz w:val="20"/>
          <w:szCs w:val="20"/>
        </w:rPr>
        <w:t xml:space="preserve"> strongly related features.</w:t>
      </w:r>
    </w:p>
    <w:p w:rsidR="660387BB" w:rsidP="747C5FD9" w:rsidRDefault="660387BB" w14:paraId="279C08AF" w14:textId="4839DBE7">
      <w:pPr>
        <w:pStyle w:val="Normal"/>
        <w:jc w:val="both"/>
        <w:rPr>
          <w:rFonts w:ascii="Times New Roman" w:hAnsi="Times New Roman" w:eastAsia="Times New Roman" w:cs="Times New Roman"/>
          <w:b w:val="0"/>
          <w:bCs w:val="0"/>
          <w:sz w:val="20"/>
          <w:szCs w:val="20"/>
        </w:rPr>
      </w:pPr>
      <w:del w:author="Gudiseva, Bhavya Sree" w:date="2023-10-21T01:59:55.015Z" w:id="380179594">
        <w:r w:rsidRPr="747C5FD9" w:rsidDel="660387BB">
          <w:rPr>
            <w:rFonts w:ascii="Times New Roman" w:hAnsi="Times New Roman" w:eastAsia="Times New Roman" w:cs="Times New Roman"/>
            <w:b w:val="0"/>
            <w:bCs w:val="0"/>
            <w:sz w:val="20"/>
            <w:szCs w:val="20"/>
          </w:rPr>
          <w:delText xml:space="preserve"> </w:delText>
        </w:r>
      </w:del>
    </w:p>
    <w:p w:rsidR="660387BB" w:rsidP="747C5FD9" w:rsidRDefault="660387BB" w14:paraId="1B982A44" w14:textId="7E90CCA6">
      <w:pPr>
        <w:pStyle w:val="Normal"/>
        <w:jc w:val="both"/>
        <w:rPr>
          <w:rFonts w:ascii="Times New Roman" w:hAnsi="Times New Roman" w:eastAsia="Times New Roman" w:cs="Times New Roman"/>
          <w:b w:val="1"/>
          <w:bCs w:val="1"/>
          <w:sz w:val="20"/>
          <w:szCs w:val="20"/>
        </w:rPr>
      </w:pPr>
      <w:r w:rsidRPr="747C5FD9" w:rsidR="660387BB">
        <w:rPr>
          <w:rFonts w:ascii="Times New Roman" w:hAnsi="Times New Roman" w:eastAsia="Times New Roman" w:cs="Times New Roman"/>
          <w:b w:val="1"/>
          <w:bCs w:val="1"/>
          <w:sz w:val="20"/>
          <w:szCs w:val="20"/>
        </w:rPr>
        <w:t>Observations:</w:t>
      </w:r>
      <w:r w:rsidRPr="747C5FD9" w:rsidR="660387BB">
        <w:rPr>
          <w:rFonts w:ascii="Times New Roman" w:hAnsi="Times New Roman" w:eastAsia="Times New Roman" w:cs="Times New Roman"/>
          <w:b w:val="1"/>
          <w:bCs w:val="1"/>
          <w:sz w:val="20"/>
          <w:szCs w:val="20"/>
        </w:rPr>
        <w:t xml:space="preserve"> </w:t>
      </w:r>
    </w:p>
    <w:p w:rsidR="660387BB" w:rsidP="747C5FD9" w:rsidRDefault="660387BB" w14:paraId="15678A38" w14:textId="409BEAB5">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 Strong </w:t>
      </w:r>
      <w:r w:rsidRPr="747C5FD9" w:rsidR="660387BB">
        <w:rPr>
          <w:rFonts w:ascii="Times New Roman" w:hAnsi="Times New Roman" w:eastAsia="Times New Roman" w:cs="Times New Roman"/>
          <w:b w:val="0"/>
          <w:bCs w:val="0"/>
          <w:sz w:val="20"/>
          <w:szCs w:val="20"/>
        </w:rPr>
        <w:t>Correlations:</w:t>
      </w:r>
      <w:r w:rsidRPr="747C5FD9" w:rsidR="660387BB">
        <w:rPr>
          <w:rFonts w:ascii="Times New Roman" w:hAnsi="Times New Roman" w:eastAsia="Times New Roman" w:cs="Times New Roman"/>
          <w:b w:val="0"/>
          <w:bCs w:val="0"/>
          <w:sz w:val="20"/>
          <w:szCs w:val="20"/>
        </w:rPr>
        <w:t xml:space="preserve"> '</w:t>
      </w:r>
      <w:r w:rsidRPr="747C5FD9" w:rsidR="660387BB">
        <w:rPr>
          <w:rFonts w:ascii="Times New Roman" w:hAnsi="Times New Roman" w:eastAsia="Times New Roman" w:cs="Times New Roman"/>
          <w:b w:val="0"/>
          <w:bCs w:val="0"/>
          <w:sz w:val="20"/>
          <w:szCs w:val="20"/>
        </w:rPr>
        <w:t>in_spotify_playlists</w:t>
      </w:r>
      <w:r w:rsidRPr="747C5FD9" w:rsidR="660387BB">
        <w:rPr>
          <w:rFonts w:ascii="Times New Roman" w:hAnsi="Times New Roman" w:eastAsia="Times New Roman" w:cs="Times New Roman"/>
          <w:b w:val="0"/>
          <w:bCs w:val="0"/>
          <w:sz w:val="20"/>
          <w:szCs w:val="20"/>
        </w:rPr>
        <w:t>' and '</w:t>
      </w:r>
      <w:r w:rsidRPr="747C5FD9" w:rsidR="660387BB">
        <w:rPr>
          <w:rFonts w:ascii="Times New Roman" w:hAnsi="Times New Roman" w:eastAsia="Times New Roman" w:cs="Times New Roman"/>
          <w:b w:val="0"/>
          <w:bCs w:val="0"/>
          <w:sz w:val="20"/>
          <w:szCs w:val="20"/>
        </w:rPr>
        <w:t>in_apple_playlists</w:t>
      </w:r>
      <w:r w:rsidRPr="747C5FD9" w:rsidR="660387BB">
        <w:rPr>
          <w:rFonts w:ascii="Times New Roman" w:hAnsi="Times New Roman" w:eastAsia="Times New Roman" w:cs="Times New Roman"/>
          <w:b w:val="0"/>
          <w:bCs w:val="0"/>
          <w:sz w:val="20"/>
          <w:szCs w:val="20"/>
        </w:rPr>
        <w:t>' had high positive correlations with 'streams', suggesting songs on more playlists achieve higher streams.</w:t>
      </w:r>
    </w:p>
    <w:p w:rsidR="660387BB" w:rsidP="747C5FD9" w:rsidRDefault="660387BB" w14:paraId="00C13BCF" w14:textId="254B5DDD">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 Medium </w:t>
      </w:r>
      <w:r w:rsidRPr="747C5FD9" w:rsidR="660387BB">
        <w:rPr>
          <w:rFonts w:ascii="Times New Roman" w:hAnsi="Times New Roman" w:eastAsia="Times New Roman" w:cs="Times New Roman"/>
          <w:b w:val="0"/>
          <w:bCs w:val="0"/>
          <w:sz w:val="20"/>
          <w:szCs w:val="20"/>
        </w:rPr>
        <w:t>Correlations:</w:t>
      </w:r>
      <w:r w:rsidRPr="747C5FD9" w:rsidR="660387BB">
        <w:rPr>
          <w:rFonts w:ascii="Times New Roman" w:hAnsi="Times New Roman" w:eastAsia="Times New Roman" w:cs="Times New Roman"/>
          <w:b w:val="0"/>
          <w:bCs w:val="0"/>
          <w:sz w:val="20"/>
          <w:szCs w:val="20"/>
        </w:rPr>
        <w:t xml:space="preserve"> Chart appearances on platforms like '</w:t>
      </w:r>
      <w:r w:rsidRPr="747C5FD9" w:rsidR="660387BB">
        <w:rPr>
          <w:rFonts w:ascii="Times New Roman" w:hAnsi="Times New Roman" w:eastAsia="Times New Roman" w:cs="Times New Roman"/>
          <w:b w:val="0"/>
          <w:bCs w:val="0"/>
          <w:sz w:val="20"/>
          <w:szCs w:val="20"/>
        </w:rPr>
        <w:t>in_apple_charts</w:t>
      </w:r>
      <w:r w:rsidRPr="747C5FD9" w:rsidR="660387BB">
        <w:rPr>
          <w:rFonts w:ascii="Times New Roman" w:hAnsi="Times New Roman" w:eastAsia="Times New Roman" w:cs="Times New Roman"/>
          <w:b w:val="0"/>
          <w:bCs w:val="0"/>
          <w:sz w:val="20"/>
          <w:szCs w:val="20"/>
        </w:rPr>
        <w:t>', '</w:t>
      </w:r>
      <w:r w:rsidRPr="747C5FD9" w:rsidR="660387BB">
        <w:rPr>
          <w:rFonts w:ascii="Times New Roman" w:hAnsi="Times New Roman" w:eastAsia="Times New Roman" w:cs="Times New Roman"/>
          <w:b w:val="0"/>
          <w:bCs w:val="0"/>
          <w:sz w:val="20"/>
          <w:szCs w:val="20"/>
        </w:rPr>
        <w:t>in_spotify_charts</w:t>
      </w:r>
      <w:r w:rsidRPr="747C5FD9" w:rsidR="660387BB">
        <w:rPr>
          <w:rFonts w:ascii="Times New Roman" w:hAnsi="Times New Roman" w:eastAsia="Times New Roman" w:cs="Times New Roman"/>
          <w:b w:val="0"/>
          <w:bCs w:val="0"/>
          <w:sz w:val="20"/>
          <w:szCs w:val="20"/>
        </w:rPr>
        <w:t>', and '</w:t>
      </w:r>
      <w:r w:rsidRPr="747C5FD9" w:rsidR="660387BB">
        <w:rPr>
          <w:rFonts w:ascii="Times New Roman" w:hAnsi="Times New Roman" w:eastAsia="Times New Roman" w:cs="Times New Roman"/>
          <w:b w:val="0"/>
          <w:bCs w:val="0"/>
          <w:sz w:val="20"/>
          <w:szCs w:val="20"/>
        </w:rPr>
        <w:t>in_deezer_charts</w:t>
      </w:r>
      <w:r w:rsidRPr="747C5FD9" w:rsidR="660387BB">
        <w:rPr>
          <w:rFonts w:ascii="Times New Roman" w:hAnsi="Times New Roman" w:eastAsia="Times New Roman" w:cs="Times New Roman"/>
          <w:b w:val="0"/>
          <w:bCs w:val="0"/>
          <w:sz w:val="20"/>
          <w:szCs w:val="20"/>
        </w:rPr>
        <w:t>' moderately correlate with 'streams'.</w:t>
      </w:r>
    </w:p>
    <w:p w:rsidR="660387BB" w:rsidP="747C5FD9" w:rsidRDefault="660387BB" w14:paraId="043DAD0F" w14:textId="1E899D04">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 Other </w:t>
      </w:r>
      <w:r w:rsidRPr="747C5FD9" w:rsidR="660387BB">
        <w:rPr>
          <w:rFonts w:ascii="Times New Roman" w:hAnsi="Times New Roman" w:eastAsia="Times New Roman" w:cs="Times New Roman"/>
          <w:b w:val="0"/>
          <w:bCs w:val="0"/>
          <w:sz w:val="20"/>
          <w:szCs w:val="20"/>
        </w:rPr>
        <w:t>Observations:</w:t>
      </w:r>
      <w:r w:rsidRPr="747C5FD9" w:rsidR="660387BB">
        <w:rPr>
          <w:rFonts w:ascii="Times New Roman" w:hAnsi="Times New Roman" w:eastAsia="Times New Roman" w:cs="Times New Roman"/>
          <w:b w:val="0"/>
          <w:bCs w:val="0"/>
          <w:sz w:val="20"/>
          <w:szCs w:val="20"/>
        </w:rPr>
        <w:t xml:space="preserve"> Release timing, like '</w:t>
      </w:r>
      <w:r w:rsidRPr="747C5FD9" w:rsidR="660387BB">
        <w:rPr>
          <w:rFonts w:ascii="Times New Roman" w:hAnsi="Times New Roman" w:eastAsia="Times New Roman" w:cs="Times New Roman"/>
          <w:b w:val="0"/>
          <w:bCs w:val="0"/>
          <w:sz w:val="20"/>
          <w:szCs w:val="20"/>
        </w:rPr>
        <w:t>released_year</w:t>
      </w:r>
      <w:r w:rsidRPr="747C5FD9" w:rsidR="660387BB">
        <w:rPr>
          <w:rFonts w:ascii="Times New Roman" w:hAnsi="Times New Roman" w:eastAsia="Times New Roman" w:cs="Times New Roman"/>
          <w:b w:val="0"/>
          <w:bCs w:val="0"/>
          <w:sz w:val="20"/>
          <w:szCs w:val="20"/>
        </w:rPr>
        <w:t>', '</w:t>
      </w:r>
      <w:r w:rsidRPr="747C5FD9" w:rsidR="660387BB">
        <w:rPr>
          <w:rFonts w:ascii="Times New Roman" w:hAnsi="Times New Roman" w:eastAsia="Times New Roman" w:cs="Times New Roman"/>
          <w:b w:val="0"/>
          <w:bCs w:val="0"/>
          <w:sz w:val="20"/>
          <w:szCs w:val="20"/>
        </w:rPr>
        <w:t>released_day</w:t>
      </w:r>
      <w:r w:rsidRPr="747C5FD9" w:rsidR="660387BB">
        <w:rPr>
          <w:rFonts w:ascii="Times New Roman" w:hAnsi="Times New Roman" w:eastAsia="Times New Roman" w:cs="Times New Roman"/>
          <w:b w:val="0"/>
          <w:bCs w:val="0"/>
          <w:sz w:val="20"/>
          <w:szCs w:val="20"/>
        </w:rPr>
        <w:t>', and '</w:t>
      </w:r>
      <w:r w:rsidRPr="747C5FD9" w:rsidR="660387BB">
        <w:rPr>
          <w:rFonts w:ascii="Times New Roman" w:hAnsi="Times New Roman" w:eastAsia="Times New Roman" w:cs="Times New Roman"/>
          <w:b w:val="0"/>
          <w:bCs w:val="0"/>
          <w:sz w:val="20"/>
          <w:szCs w:val="20"/>
        </w:rPr>
        <w:t>released_month</w:t>
      </w:r>
      <w:r w:rsidRPr="747C5FD9" w:rsidR="660387BB">
        <w:rPr>
          <w:rFonts w:ascii="Times New Roman" w:hAnsi="Times New Roman" w:eastAsia="Times New Roman" w:cs="Times New Roman"/>
          <w:b w:val="0"/>
          <w:bCs w:val="0"/>
          <w:sz w:val="20"/>
          <w:szCs w:val="20"/>
        </w:rPr>
        <w:t>', showed some correlation with 'streams', suggesting potential influence on streaming success.</w:t>
      </w:r>
    </w:p>
    <w:p w:rsidR="660387BB" w:rsidP="747C5FD9" w:rsidRDefault="660387BB" w14:paraId="1EEDA1F2" w14:textId="19C53F73">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 Lower </w:t>
      </w:r>
      <w:r w:rsidRPr="747C5FD9" w:rsidR="660387BB">
        <w:rPr>
          <w:rFonts w:ascii="Times New Roman" w:hAnsi="Times New Roman" w:eastAsia="Times New Roman" w:cs="Times New Roman"/>
          <w:b w:val="0"/>
          <w:bCs w:val="0"/>
          <w:sz w:val="20"/>
          <w:szCs w:val="20"/>
        </w:rPr>
        <w:t>Correlations:</w:t>
      </w:r>
      <w:r w:rsidRPr="747C5FD9" w:rsidR="660387BB">
        <w:rPr>
          <w:rFonts w:ascii="Times New Roman" w:hAnsi="Times New Roman" w:eastAsia="Times New Roman" w:cs="Times New Roman"/>
          <w:b w:val="0"/>
          <w:bCs w:val="0"/>
          <w:sz w:val="20"/>
          <w:szCs w:val="20"/>
        </w:rPr>
        <w:t xml:space="preserve"> Attributes like 'danceability_%', '</w:t>
      </w:r>
      <w:r w:rsidRPr="747C5FD9" w:rsidR="660387BB">
        <w:rPr>
          <w:rFonts w:ascii="Times New Roman" w:hAnsi="Times New Roman" w:eastAsia="Times New Roman" w:cs="Times New Roman"/>
          <w:b w:val="0"/>
          <w:bCs w:val="0"/>
          <w:sz w:val="20"/>
          <w:szCs w:val="20"/>
        </w:rPr>
        <w:t>speechiness</w:t>
      </w:r>
      <w:r w:rsidRPr="747C5FD9" w:rsidR="660387BB">
        <w:rPr>
          <w:rFonts w:ascii="Times New Roman" w:hAnsi="Times New Roman" w:eastAsia="Times New Roman" w:cs="Times New Roman"/>
          <w:b w:val="0"/>
          <w:bCs w:val="0"/>
          <w:sz w:val="20"/>
          <w:szCs w:val="20"/>
        </w:rPr>
        <w:t xml:space="preserve">_%', and 'energy_%' had minimal correlation with 'streams', </w:t>
      </w:r>
      <w:r w:rsidRPr="747C5FD9" w:rsidR="660387BB">
        <w:rPr>
          <w:rFonts w:ascii="Times New Roman" w:hAnsi="Times New Roman" w:eastAsia="Times New Roman" w:cs="Times New Roman"/>
          <w:b w:val="0"/>
          <w:bCs w:val="0"/>
          <w:sz w:val="20"/>
          <w:szCs w:val="20"/>
        </w:rPr>
        <w:t>indicating</w:t>
      </w:r>
      <w:r w:rsidRPr="747C5FD9" w:rsidR="660387BB">
        <w:rPr>
          <w:rFonts w:ascii="Times New Roman" w:hAnsi="Times New Roman" w:eastAsia="Times New Roman" w:cs="Times New Roman"/>
          <w:b w:val="0"/>
          <w:bCs w:val="0"/>
          <w:sz w:val="20"/>
          <w:szCs w:val="20"/>
        </w:rPr>
        <w:t xml:space="preserve"> a lesser impact on streaming success.</w:t>
      </w:r>
    </w:p>
    <w:p w:rsidR="660387BB" w:rsidP="747C5FD9" w:rsidRDefault="660387BB" w14:paraId="5EB99EB5" w14:textId="6A9864BC">
      <w:pPr>
        <w:pStyle w:val="Normal"/>
        <w:jc w:val="both"/>
        <w:rPr>
          <w:rFonts w:ascii="Times New Roman" w:hAnsi="Times New Roman" w:eastAsia="Times New Roman" w:cs="Times New Roman"/>
          <w:b w:val="0"/>
          <w:bCs w:val="0"/>
          <w:sz w:val="20"/>
          <w:szCs w:val="20"/>
        </w:rPr>
      </w:pPr>
      <w:del w:author="Gudiseva, Bhavya Sree" w:date="2023-10-21T02:00:00.119Z" w:id="1743031316">
        <w:r w:rsidRPr="747C5FD9" w:rsidDel="660387BB">
          <w:rPr>
            <w:rFonts w:ascii="Times New Roman" w:hAnsi="Times New Roman" w:eastAsia="Times New Roman" w:cs="Times New Roman"/>
            <w:b w:val="0"/>
            <w:bCs w:val="0"/>
            <w:sz w:val="20"/>
            <w:szCs w:val="20"/>
          </w:rPr>
          <w:delText xml:space="preserve"> </w:delText>
        </w:r>
      </w:del>
    </w:p>
    <w:p w:rsidR="660387BB" w:rsidP="747C5FD9" w:rsidRDefault="660387BB" w14:paraId="5C0D648A" w14:textId="5FE28671">
      <w:pPr>
        <w:pStyle w:val="Normal"/>
        <w:jc w:val="both"/>
        <w:rPr>
          <w:rFonts w:ascii="Times New Roman" w:hAnsi="Times New Roman" w:eastAsia="Times New Roman" w:cs="Times New Roman"/>
          <w:b w:val="1"/>
          <w:bCs w:val="1"/>
          <w:sz w:val="20"/>
          <w:szCs w:val="20"/>
        </w:rPr>
      </w:pPr>
      <w:r w:rsidRPr="747C5FD9" w:rsidR="660387BB">
        <w:rPr>
          <w:rFonts w:ascii="Times New Roman" w:hAnsi="Times New Roman" w:eastAsia="Times New Roman" w:cs="Times New Roman"/>
          <w:b w:val="1"/>
          <w:bCs w:val="1"/>
          <w:sz w:val="20"/>
          <w:szCs w:val="20"/>
        </w:rPr>
        <w:t>Conclusion:</w:t>
      </w:r>
      <w:r w:rsidRPr="747C5FD9" w:rsidR="660387BB">
        <w:rPr>
          <w:rFonts w:ascii="Times New Roman" w:hAnsi="Times New Roman" w:eastAsia="Times New Roman" w:cs="Times New Roman"/>
          <w:b w:val="1"/>
          <w:bCs w:val="1"/>
          <w:sz w:val="20"/>
          <w:szCs w:val="20"/>
        </w:rPr>
        <w:t xml:space="preserve"> </w:t>
      </w:r>
    </w:p>
    <w:p w:rsidR="660387BB" w:rsidP="747C5FD9" w:rsidRDefault="660387BB" w14:paraId="1382116E" w14:textId="05492E30">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Playlist and chart appearances strongly influence streaming numbers, while some features play minor roles. This understanding is pivotal for feature selection in predictive modeling.</w:t>
      </w:r>
    </w:p>
    <w:p w:rsidR="747C5FD9" w:rsidP="747C5FD9" w:rsidRDefault="747C5FD9" w14:paraId="50BDE8D3" w14:textId="42EEF6C4">
      <w:pPr>
        <w:pStyle w:val="Normal"/>
        <w:jc w:val="both"/>
        <w:rPr>
          <w:del w:author="Gudiseva, Bhavya Sree" w:date="2023-10-21T02:00:14.765Z" w:id="1643829829"/>
          <w:rFonts w:ascii="Times New Roman" w:hAnsi="Times New Roman" w:eastAsia="Times New Roman" w:cs="Times New Roman"/>
          <w:sz w:val="20"/>
          <w:szCs w:val="20"/>
        </w:rPr>
      </w:pPr>
    </w:p>
    <w:p w:rsidR="64777BFE" w:rsidP="747C5FD9" w:rsidRDefault="64777BFE" w14:paraId="6E3F158D" w14:textId="58F997D1">
      <w:pPr>
        <w:pStyle w:val="Normal"/>
        <w:jc w:val="center"/>
        <w:rPr>
          <w:rFonts w:ascii="Times New Roman" w:hAnsi="Times New Roman" w:eastAsia="Times New Roman" w:cs="Times New Roman"/>
          <w:sz w:val="28"/>
          <w:szCs w:val="28"/>
          <w:rPrChange w:author="Gudiseva, Bhavya Sree" w:date="2023-10-21T02:00:10.808Z" w:id="405953729">
            <w:rPr>
              <w:rFonts w:ascii="Times New Roman" w:hAnsi="Times New Roman" w:eastAsia="Times New Roman" w:cs="Times New Roman"/>
              <w:sz w:val="20"/>
              <w:szCs w:val="20"/>
            </w:rPr>
          </w:rPrChange>
        </w:rPr>
        <w:pPrChange w:author="Gudiseva, Bhavya Sree" w:date="2023-10-21T02:00:12.469Z">
          <w:pPr>
            <w:pStyle w:val="Normal"/>
            <w:jc w:val="both"/>
          </w:pPr>
        </w:pPrChange>
      </w:pPr>
      <w:r w:rsidRPr="747C5FD9" w:rsidR="64777BFE">
        <w:rPr>
          <w:rFonts w:ascii="Times New Roman" w:hAnsi="Times New Roman" w:eastAsia="Times New Roman" w:cs="Times New Roman"/>
          <w:sz w:val="28"/>
          <w:szCs w:val="28"/>
          <w:rPrChange w:author="Gudiseva, Bhavya Sree" w:date="2023-10-21T02:00:10.807Z" w:id="1043032719">
            <w:rPr>
              <w:rFonts w:ascii="Times New Roman" w:hAnsi="Times New Roman" w:eastAsia="Times New Roman" w:cs="Times New Roman"/>
              <w:sz w:val="20"/>
              <w:szCs w:val="20"/>
            </w:rPr>
          </w:rPrChange>
        </w:rPr>
        <w:t xml:space="preserve"> </w:t>
      </w:r>
    </w:p>
    <w:p w:rsidR="64777BFE" w:rsidP="747C5FD9" w:rsidRDefault="64777BFE" w14:paraId="646802CB" w14:textId="796DBFA2">
      <w:pPr>
        <w:pStyle w:val="Normal"/>
        <w:jc w:val="center"/>
        <w:rPr>
          <w:rFonts w:ascii="Times New Roman" w:hAnsi="Times New Roman" w:eastAsia="Times New Roman" w:cs="Times New Roman"/>
          <w:b w:val="1"/>
          <w:bCs w:val="1"/>
          <w:sz w:val="28"/>
          <w:szCs w:val="28"/>
          <w:rPrChange w:author="Gudiseva, Bhavya Sree" w:date="2023-10-21T02:00:10.809Z" w:id="1200087400">
            <w:rPr>
              <w:rFonts w:ascii="Times New Roman" w:hAnsi="Times New Roman" w:eastAsia="Times New Roman" w:cs="Times New Roman"/>
              <w:b w:val="1"/>
              <w:bCs w:val="1"/>
              <w:sz w:val="20"/>
              <w:szCs w:val="20"/>
            </w:rPr>
          </w:rPrChange>
        </w:rPr>
        <w:pPrChange w:author="Gudiseva, Bhavya Sree" w:date="2023-10-21T02:00:12.47Z">
          <w:pPr>
            <w:pStyle w:val="Normal"/>
            <w:jc w:val="both"/>
          </w:pPr>
        </w:pPrChange>
      </w:pPr>
      <w:r w:rsidRPr="747C5FD9" w:rsidR="64777BFE">
        <w:rPr>
          <w:rFonts w:ascii="Times New Roman" w:hAnsi="Times New Roman" w:eastAsia="Times New Roman" w:cs="Times New Roman"/>
          <w:b w:val="1"/>
          <w:bCs w:val="1"/>
          <w:sz w:val="28"/>
          <w:szCs w:val="28"/>
          <w:rPrChange w:author="Gudiseva, Bhavya Sree" w:date="2023-10-21T02:00:10.808Z" w:id="1277424269">
            <w:rPr>
              <w:rFonts w:ascii="Times New Roman" w:hAnsi="Times New Roman" w:eastAsia="Times New Roman" w:cs="Times New Roman"/>
              <w:b w:val="1"/>
              <w:bCs w:val="1"/>
              <w:sz w:val="20"/>
              <w:szCs w:val="20"/>
            </w:rPr>
          </w:rPrChange>
        </w:rPr>
        <w:t xml:space="preserve"> 3. </w:t>
      </w:r>
      <w:r w:rsidRPr="747C5FD9" w:rsidR="4D4F283C">
        <w:rPr>
          <w:rFonts w:ascii="Times New Roman" w:hAnsi="Times New Roman" w:eastAsia="Times New Roman" w:cs="Times New Roman"/>
          <w:b w:val="1"/>
          <w:bCs w:val="1"/>
          <w:sz w:val="28"/>
          <w:szCs w:val="28"/>
          <w:rPrChange w:author="Gudiseva, Bhavya Sree" w:date="2023-10-21T02:00:09.379Z" w:id="685125961">
            <w:rPr>
              <w:rFonts w:ascii="Times New Roman" w:hAnsi="Times New Roman" w:eastAsia="Times New Roman" w:cs="Times New Roman"/>
              <w:b w:val="1"/>
              <w:bCs w:val="1"/>
              <w:sz w:val="20"/>
              <w:szCs w:val="20"/>
            </w:rPr>
          </w:rPrChange>
        </w:rPr>
        <w:t>MACHINE LEARNING ALGORITHM IMPLEMENTATION</w:t>
      </w:r>
    </w:p>
    <w:p w:rsidR="64099B57" w:rsidP="747C5FD9" w:rsidRDefault="64099B57" w14:paraId="30F81BD1" w14:textId="5A70517D">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In this section, we explore predictive analytics by implementing machine learning algorithms. Through this, we aim to harness patterns in our data to build predictive models that can make informed decisions related to our dataset.</w:t>
      </w:r>
    </w:p>
    <w:p w:rsidR="64099B57" w:rsidP="747C5FD9" w:rsidRDefault="64099B57" w14:paraId="07CDD20E" w14:textId="362420B2">
      <w:pPr>
        <w:pStyle w:val="Normal"/>
        <w:jc w:val="both"/>
        <w:rPr>
          <w:rFonts w:ascii="Times New Roman" w:hAnsi="Times New Roman" w:eastAsia="Times New Roman" w:cs="Times New Roman"/>
          <w:sz w:val="20"/>
          <w:szCs w:val="20"/>
        </w:rPr>
      </w:pPr>
      <w:del w:author="Gudiseva, Bhavya Sree" w:date="2023-10-21T02:00:19.077Z" w:id="1491208620">
        <w:r w:rsidRPr="747C5FD9" w:rsidDel="64099B57">
          <w:rPr>
            <w:rFonts w:ascii="Times New Roman" w:hAnsi="Times New Roman" w:eastAsia="Times New Roman" w:cs="Times New Roman"/>
            <w:sz w:val="20"/>
            <w:szCs w:val="20"/>
          </w:rPr>
          <w:delText xml:space="preserve"> </w:delText>
        </w:r>
      </w:del>
    </w:p>
    <w:p w:rsidR="64099B57" w:rsidP="747C5FD9" w:rsidRDefault="64099B57" w14:paraId="0ED96AE6" w14:textId="685D2E8D">
      <w:pPr>
        <w:pStyle w:val="Normal"/>
        <w:jc w:val="both"/>
        <w:rPr>
          <w:rFonts w:ascii="Times New Roman" w:hAnsi="Times New Roman" w:eastAsia="Times New Roman" w:cs="Times New Roman"/>
          <w:b w:val="1"/>
          <w:bCs w:val="1"/>
          <w:sz w:val="20"/>
          <w:szCs w:val="20"/>
        </w:rPr>
      </w:pPr>
      <w:r w:rsidRPr="747C5FD9" w:rsidR="64099B57">
        <w:rPr>
          <w:rFonts w:ascii="Times New Roman" w:hAnsi="Times New Roman" w:eastAsia="Times New Roman" w:cs="Times New Roman"/>
          <w:b w:val="1"/>
          <w:bCs w:val="1"/>
          <w:sz w:val="20"/>
          <w:szCs w:val="20"/>
        </w:rPr>
        <w:t xml:space="preserve">3.1 Algorithm </w:t>
      </w:r>
      <w:r w:rsidRPr="747C5FD9" w:rsidR="64099B57">
        <w:rPr>
          <w:rFonts w:ascii="Times New Roman" w:hAnsi="Times New Roman" w:eastAsia="Times New Roman" w:cs="Times New Roman"/>
          <w:b w:val="1"/>
          <w:bCs w:val="1"/>
          <w:sz w:val="20"/>
          <w:szCs w:val="20"/>
        </w:rPr>
        <w:t>Choice:</w:t>
      </w:r>
      <w:r w:rsidRPr="747C5FD9" w:rsidR="64099B57">
        <w:rPr>
          <w:rFonts w:ascii="Times New Roman" w:hAnsi="Times New Roman" w:eastAsia="Times New Roman" w:cs="Times New Roman"/>
          <w:b w:val="1"/>
          <w:bCs w:val="1"/>
          <w:sz w:val="20"/>
          <w:szCs w:val="20"/>
        </w:rPr>
        <w:t xml:space="preserve"> </w:t>
      </w:r>
    </w:p>
    <w:p w:rsidR="64099B57" w:rsidP="747C5FD9" w:rsidRDefault="64099B57" w14:paraId="1068BF95" w14:textId="477E4B5B">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 xml:space="preserve"> Linear Regression: A fundamental choice for understanding linear relationships between features and the target. Initially, without regularization, the model had higher error, hinting at overfitting.</w:t>
      </w:r>
    </w:p>
    <w:p w:rsidR="64099B57" w:rsidP="747C5FD9" w:rsidRDefault="64099B57" w14:paraId="223A3D13" w14:textId="01CD5F04">
      <w:pPr>
        <w:pStyle w:val="Normal"/>
        <w:jc w:val="both"/>
        <w:rPr>
          <w:rFonts w:ascii="Times New Roman" w:hAnsi="Times New Roman" w:eastAsia="Times New Roman" w:cs="Times New Roman"/>
          <w:sz w:val="20"/>
          <w:szCs w:val="20"/>
        </w:rPr>
      </w:pPr>
      <w:del w:author="Gudiseva, Bhavya Sree" w:date="2023-10-21T02:00:22.081Z" w:id="1351377774">
        <w:r w:rsidRPr="747C5FD9" w:rsidDel="64099B57">
          <w:rPr>
            <w:rFonts w:ascii="Times New Roman" w:hAnsi="Times New Roman" w:eastAsia="Times New Roman" w:cs="Times New Roman"/>
            <w:sz w:val="20"/>
            <w:szCs w:val="20"/>
          </w:rPr>
          <w:delText xml:space="preserve"> </w:delText>
        </w:r>
      </w:del>
    </w:p>
    <w:p w:rsidR="64099B57" w:rsidP="747C5FD9" w:rsidRDefault="64099B57" w14:paraId="3B2BAC1D" w14:textId="065FCF09">
      <w:pPr>
        <w:pStyle w:val="Normal"/>
        <w:jc w:val="both"/>
        <w:rPr>
          <w:rFonts w:ascii="Times New Roman" w:hAnsi="Times New Roman" w:eastAsia="Times New Roman" w:cs="Times New Roman"/>
          <w:b w:val="1"/>
          <w:bCs w:val="1"/>
          <w:sz w:val="20"/>
          <w:szCs w:val="20"/>
        </w:rPr>
      </w:pPr>
      <w:r w:rsidRPr="747C5FD9" w:rsidR="64099B57">
        <w:rPr>
          <w:rFonts w:ascii="Times New Roman" w:hAnsi="Times New Roman" w:eastAsia="Times New Roman" w:cs="Times New Roman"/>
          <w:b w:val="1"/>
          <w:bCs w:val="1"/>
          <w:sz w:val="20"/>
          <w:szCs w:val="20"/>
        </w:rPr>
        <w:t xml:space="preserve">3.2 Cost Function &amp; </w:t>
      </w:r>
      <w:r w:rsidRPr="747C5FD9" w:rsidR="64099B57">
        <w:rPr>
          <w:rFonts w:ascii="Times New Roman" w:hAnsi="Times New Roman" w:eastAsia="Times New Roman" w:cs="Times New Roman"/>
          <w:b w:val="1"/>
          <w:bCs w:val="1"/>
          <w:sz w:val="20"/>
          <w:szCs w:val="20"/>
        </w:rPr>
        <w:t>Optimization:</w:t>
      </w:r>
      <w:r w:rsidRPr="747C5FD9" w:rsidR="64099B57">
        <w:rPr>
          <w:rFonts w:ascii="Times New Roman" w:hAnsi="Times New Roman" w:eastAsia="Times New Roman" w:cs="Times New Roman"/>
          <w:b w:val="1"/>
          <w:bCs w:val="1"/>
          <w:sz w:val="20"/>
          <w:szCs w:val="20"/>
        </w:rPr>
        <w:t xml:space="preserve"> </w:t>
      </w:r>
    </w:p>
    <w:p w:rsidR="64099B57" w:rsidP="747C5FD9" w:rsidRDefault="64099B57" w14:paraId="3C018F0D" w14:textId="5B7ED1D6">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 xml:space="preserve"> MSE with L2 Regularization &amp; Gradient Descent: To combat overfitting, L2 (Ridge) regularization was introduced, making the model less sensitive to individual data fluctuations. The combined cost function of Mean Squared Error and L2 was minimized using Gradient Descent.</w:t>
      </w:r>
    </w:p>
    <w:p w:rsidR="64099B57" w:rsidP="747C5FD9" w:rsidRDefault="64099B57" w14:paraId="187B9F11" w14:textId="7C6C86C0">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 xml:space="preserve"> Ordinary Least Squares (OLS): </w:t>
      </w:r>
      <w:r w:rsidRPr="747C5FD9" w:rsidR="64099B57">
        <w:rPr>
          <w:rFonts w:ascii="Times New Roman" w:hAnsi="Times New Roman" w:eastAsia="Times New Roman" w:cs="Times New Roman"/>
          <w:sz w:val="20"/>
          <w:szCs w:val="20"/>
        </w:rPr>
        <w:t>An initial</w:t>
      </w:r>
      <w:r w:rsidRPr="747C5FD9" w:rsidR="64099B57">
        <w:rPr>
          <w:rFonts w:ascii="Times New Roman" w:hAnsi="Times New Roman" w:eastAsia="Times New Roman" w:cs="Times New Roman"/>
          <w:sz w:val="20"/>
          <w:szCs w:val="20"/>
        </w:rPr>
        <w:t xml:space="preserve"> attempt using OLS yielded a large error, suggesting it might not be apt for this dataset or its assumptions </w:t>
      </w:r>
      <w:r w:rsidRPr="747C5FD9" w:rsidR="64099B57">
        <w:rPr>
          <w:rFonts w:ascii="Times New Roman" w:hAnsi="Times New Roman" w:eastAsia="Times New Roman" w:cs="Times New Roman"/>
          <w:sz w:val="20"/>
          <w:szCs w:val="20"/>
        </w:rPr>
        <w:t>weren't</w:t>
      </w:r>
      <w:r w:rsidRPr="747C5FD9" w:rsidR="64099B57">
        <w:rPr>
          <w:rFonts w:ascii="Times New Roman" w:hAnsi="Times New Roman" w:eastAsia="Times New Roman" w:cs="Times New Roman"/>
          <w:sz w:val="20"/>
          <w:szCs w:val="20"/>
        </w:rPr>
        <w:t xml:space="preserve"> met.</w:t>
      </w:r>
    </w:p>
    <w:p w:rsidR="64099B57" w:rsidP="40AD7821" w:rsidRDefault="64099B57" w14:paraId="724C607D" w14:textId="2F9C1CA2">
      <w:pPr>
        <w:pStyle w:val="Normal"/>
        <w:jc w:val="center"/>
        <w:rPr>
          <w:rFonts w:ascii="Times New Roman" w:hAnsi="Times New Roman" w:eastAsia="Times New Roman" w:cs="Times New Roman"/>
          <w:sz w:val="20"/>
          <w:szCs w:val="20"/>
        </w:rPr>
        <w:pPrChange w:author="Gudiseva, Bhavya Sree" w:date="2023-10-21T02:00:27.026Z">
          <w:pPr>
            <w:pStyle w:val="Normal"/>
            <w:jc w:val="both"/>
          </w:pPr>
        </w:pPrChange>
      </w:pPr>
      <w:r w:rsidRPr="40AD7821" w:rsidR="64099B57">
        <w:rPr>
          <w:rFonts w:ascii="Times New Roman" w:hAnsi="Times New Roman" w:eastAsia="Times New Roman" w:cs="Times New Roman"/>
          <w:sz w:val="20"/>
          <w:szCs w:val="20"/>
        </w:rPr>
        <w:t xml:space="preserve"> </w:t>
      </w:r>
      <w:r w:rsidR="36C4DFBA">
        <w:drawing>
          <wp:inline wp14:editId="06D2EC50" wp14:anchorId="01FC0808">
            <wp:extent cx="2828018" cy="2121014"/>
            <wp:effectExtent l="0" t="0" r="0" b="0"/>
            <wp:docPr id="2134293624" name="" title=""/>
            <wp:cNvGraphicFramePr>
              <a:graphicFrameLocks noChangeAspect="1"/>
            </wp:cNvGraphicFramePr>
            <a:graphic>
              <a:graphicData uri="http://schemas.openxmlformats.org/drawingml/2006/picture">
                <pic:pic>
                  <pic:nvPicPr>
                    <pic:cNvPr id="0" name=""/>
                    <pic:cNvPicPr/>
                  </pic:nvPicPr>
                  <pic:blipFill>
                    <a:blip r:embed="Reddfc13c858642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28018" cy="2121014"/>
                    </a:xfrm>
                    <a:prstGeom prst="rect">
                      <a:avLst/>
                    </a:prstGeom>
                  </pic:spPr>
                </pic:pic>
              </a:graphicData>
            </a:graphic>
          </wp:inline>
        </w:drawing>
      </w:r>
    </w:p>
    <w:p w:rsidR="64099B57" w:rsidP="747C5FD9" w:rsidRDefault="64099B57" w14:paraId="65FC7C2A" w14:textId="751F6ECF">
      <w:pPr>
        <w:pStyle w:val="Normal"/>
        <w:jc w:val="both"/>
        <w:rPr>
          <w:rFonts w:ascii="Times New Roman" w:hAnsi="Times New Roman" w:eastAsia="Times New Roman" w:cs="Times New Roman"/>
          <w:b w:val="1"/>
          <w:bCs w:val="1"/>
          <w:sz w:val="20"/>
          <w:szCs w:val="20"/>
        </w:rPr>
      </w:pPr>
      <w:r w:rsidRPr="747C5FD9" w:rsidR="64099B57">
        <w:rPr>
          <w:rFonts w:ascii="Times New Roman" w:hAnsi="Times New Roman" w:eastAsia="Times New Roman" w:cs="Times New Roman"/>
          <w:b w:val="1"/>
          <w:bCs w:val="1"/>
          <w:sz w:val="20"/>
          <w:szCs w:val="20"/>
        </w:rPr>
        <w:t>Conclusion:</w:t>
      </w:r>
      <w:r w:rsidRPr="747C5FD9" w:rsidR="64099B57">
        <w:rPr>
          <w:rFonts w:ascii="Times New Roman" w:hAnsi="Times New Roman" w:eastAsia="Times New Roman" w:cs="Times New Roman"/>
          <w:b w:val="1"/>
          <w:bCs w:val="1"/>
          <w:sz w:val="20"/>
          <w:szCs w:val="20"/>
        </w:rPr>
        <w:t xml:space="preserve"> </w:t>
      </w:r>
    </w:p>
    <w:p w:rsidR="64099B57" w:rsidP="747C5FD9" w:rsidRDefault="64099B57" w14:paraId="40742289" w14:textId="376A9353">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The Linear Regression model, refined with L2 regularization and optimized with Gradient Descent, balanced simplicity with predictive strength, making it a sound choice for this data.</w:t>
      </w:r>
    </w:p>
    <w:p w:rsidR="64099B57" w:rsidP="747C5FD9" w:rsidRDefault="64099B57" w14:paraId="27204E14" w14:textId="358E30BE">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 xml:space="preserve"> </w:t>
      </w:r>
    </w:p>
    <w:p w:rsidR="64777BFE" w:rsidP="747C5FD9" w:rsidRDefault="64777BFE" w14:paraId="52990D9F" w14:textId="6C82C392">
      <w:pPr>
        <w:pStyle w:val="Normal"/>
        <w:jc w:val="center"/>
        <w:rPr>
          <w:rFonts w:ascii="Times New Roman" w:hAnsi="Times New Roman" w:eastAsia="Times New Roman" w:cs="Times New Roman"/>
          <w:b w:val="1"/>
          <w:bCs w:val="1"/>
          <w:sz w:val="28"/>
          <w:szCs w:val="28"/>
          <w:rPrChange w:author="Gudiseva, Bhavya Sree" w:date="2023-10-21T02:00:35.763Z" w:id="1303011605">
            <w:rPr>
              <w:rFonts w:ascii="Times New Roman" w:hAnsi="Times New Roman" w:eastAsia="Times New Roman" w:cs="Times New Roman"/>
              <w:b w:val="1"/>
              <w:bCs w:val="1"/>
              <w:sz w:val="20"/>
              <w:szCs w:val="20"/>
            </w:rPr>
          </w:rPrChange>
        </w:rPr>
        <w:pPrChange w:author="Gudiseva, Bhavya Sree" w:date="2023-10-21T02:00:39.262Z">
          <w:pPr>
            <w:pStyle w:val="Normal"/>
            <w:jc w:val="both"/>
          </w:pPr>
        </w:pPrChange>
      </w:pPr>
      <w:r w:rsidRPr="747C5FD9" w:rsidR="64777BFE">
        <w:rPr>
          <w:rFonts w:ascii="Times New Roman" w:hAnsi="Times New Roman" w:eastAsia="Times New Roman" w:cs="Times New Roman"/>
          <w:b w:val="1"/>
          <w:bCs w:val="1"/>
          <w:sz w:val="28"/>
          <w:szCs w:val="28"/>
          <w:rPrChange w:author="Gudiseva, Bhavya Sree" w:date="2023-10-21T02:00:35.761Z" w:id="1224059681">
            <w:rPr>
              <w:rFonts w:ascii="Times New Roman" w:hAnsi="Times New Roman" w:eastAsia="Times New Roman" w:cs="Times New Roman"/>
              <w:b w:val="1"/>
              <w:bCs w:val="1"/>
              <w:sz w:val="20"/>
              <w:szCs w:val="20"/>
            </w:rPr>
          </w:rPrChange>
        </w:rPr>
        <w:t xml:space="preserve"> 4. M</w:t>
      </w:r>
      <w:r w:rsidRPr="747C5FD9" w:rsidR="2CA19AD5">
        <w:rPr>
          <w:rFonts w:ascii="Times New Roman" w:hAnsi="Times New Roman" w:eastAsia="Times New Roman" w:cs="Times New Roman"/>
          <w:b w:val="1"/>
          <w:bCs w:val="1"/>
          <w:sz w:val="28"/>
          <w:szCs w:val="28"/>
          <w:rPrChange w:author="Gudiseva, Bhavya Sree" w:date="2023-10-21T02:00:33.206Z" w:id="2068386311">
            <w:rPr>
              <w:rFonts w:ascii="Times New Roman" w:hAnsi="Times New Roman" w:eastAsia="Times New Roman" w:cs="Times New Roman"/>
              <w:b w:val="1"/>
              <w:bCs w:val="1"/>
              <w:sz w:val="20"/>
              <w:szCs w:val="20"/>
            </w:rPr>
          </w:rPrChange>
        </w:rPr>
        <w:t>ODEL EVALUATION</w:t>
      </w:r>
    </w:p>
    <w:p w:rsidR="64777BFE" w:rsidP="747C5FD9" w:rsidRDefault="64777BFE" w14:paraId="72DC33C0" w14:textId="1D381504">
      <w:pPr>
        <w:pStyle w:val="Normal"/>
        <w:jc w:val="both"/>
        <w:rPr>
          <w:rFonts w:ascii="Times New Roman" w:hAnsi="Times New Roman" w:eastAsia="Times New Roman" w:cs="Times New Roman"/>
          <w:b w:val="0"/>
          <w:bCs w:val="0"/>
          <w:sz w:val="20"/>
          <w:szCs w:val="20"/>
        </w:rPr>
      </w:pPr>
      <w:r w:rsidRPr="747C5FD9" w:rsidR="64777BFE">
        <w:rPr>
          <w:rFonts w:ascii="Times New Roman" w:hAnsi="Times New Roman" w:eastAsia="Times New Roman" w:cs="Times New Roman"/>
          <w:b w:val="1"/>
          <w:bCs w:val="1"/>
          <w:sz w:val="20"/>
          <w:szCs w:val="20"/>
        </w:rPr>
        <w:t xml:space="preserve"> </w:t>
      </w:r>
      <w:r w:rsidRPr="747C5FD9" w:rsidR="6A63A113">
        <w:rPr>
          <w:rFonts w:ascii="Times New Roman" w:hAnsi="Times New Roman" w:eastAsia="Times New Roman" w:cs="Times New Roman"/>
          <w:b w:val="0"/>
          <w:bCs w:val="0"/>
          <w:sz w:val="20"/>
          <w:szCs w:val="20"/>
        </w:rPr>
        <w:t xml:space="preserve"> </w:t>
      </w:r>
    </w:p>
    <w:p w:rsidR="62ACE965" w:rsidP="747C5FD9" w:rsidRDefault="62ACE965" w14:paraId="43E4AF4C" w14:textId="1232249E">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Evaluating the performance of our machine learning model is essential to ensure its accuracy and reliability when faced with new data.</w:t>
      </w:r>
    </w:p>
    <w:p w:rsidR="62ACE965" w:rsidP="747C5FD9" w:rsidRDefault="62ACE965" w14:paraId="5EAC7C0C" w14:textId="6B0A930E">
      <w:pPr>
        <w:pStyle w:val="Normal"/>
        <w:jc w:val="both"/>
        <w:rPr>
          <w:rFonts w:ascii="Times New Roman" w:hAnsi="Times New Roman" w:eastAsia="Times New Roman" w:cs="Times New Roman"/>
          <w:sz w:val="20"/>
          <w:szCs w:val="20"/>
        </w:rPr>
      </w:pPr>
      <w:del w:author="Gudiseva, Bhavya Sree" w:date="2023-10-21T02:00:42.105Z" w:id="715870747">
        <w:r w:rsidRPr="747C5FD9" w:rsidDel="62ACE965">
          <w:rPr>
            <w:rFonts w:ascii="Times New Roman" w:hAnsi="Times New Roman" w:eastAsia="Times New Roman" w:cs="Times New Roman"/>
            <w:sz w:val="20"/>
            <w:szCs w:val="20"/>
          </w:rPr>
          <w:delText xml:space="preserve"> </w:delText>
        </w:r>
      </w:del>
    </w:p>
    <w:p w:rsidR="62ACE965" w:rsidP="747C5FD9" w:rsidRDefault="62ACE965" w14:paraId="5E79EC5C" w14:textId="7AC2C81E">
      <w:pPr>
        <w:pStyle w:val="Normal"/>
        <w:jc w:val="both"/>
        <w:rPr>
          <w:rFonts w:ascii="Times New Roman" w:hAnsi="Times New Roman" w:eastAsia="Times New Roman" w:cs="Times New Roman"/>
          <w:b w:val="1"/>
          <w:bCs w:val="1"/>
          <w:sz w:val="24"/>
          <w:szCs w:val="24"/>
          <w:rPrChange w:author="Gudiseva, Bhavya Sree" w:date="2023-10-21T02:00:58.168Z" w:id="1090775159">
            <w:rPr>
              <w:rFonts w:ascii="Times New Roman" w:hAnsi="Times New Roman" w:eastAsia="Times New Roman" w:cs="Times New Roman"/>
              <w:b w:val="1"/>
              <w:bCs w:val="1"/>
              <w:sz w:val="20"/>
              <w:szCs w:val="20"/>
            </w:rPr>
          </w:rPrChange>
        </w:rPr>
      </w:pPr>
      <w:r w:rsidRPr="747C5FD9" w:rsidR="62ACE965">
        <w:rPr>
          <w:rFonts w:ascii="Times New Roman" w:hAnsi="Times New Roman" w:eastAsia="Times New Roman" w:cs="Times New Roman"/>
          <w:b w:val="1"/>
          <w:bCs w:val="1"/>
          <w:sz w:val="24"/>
          <w:szCs w:val="24"/>
          <w:rPrChange w:author="Gudiseva, Bhavya Sree" w:date="2023-10-21T02:00:58.166Z" w:id="1468813991">
            <w:rPr>
              <w:rFonts w:ascii="Times New Roman" w:hAnsi="Times New Roman" w:eastAsia="Times New Roman" w:cs="Times New Roman"/>
              <w:b w:val="1"/>
              <w:bCs w:val="1"/>
              <w:sz w:val="20"/>
              <w:szCs w:val="20"/>
            </w:rPr>
          </w:rPrChange>
        </w:rPr>
        <w:t xml:space="preserve">4.1 Dataset </w:t>
      </w:r>
      <w:r w:rsidRPr="747C5FD9" w:rsidR="62ACE965">
        <w:rPr>
          <w:rFonts w:ascii="Times New Roman" w:hAnsi="Times New Roman" w:eastAsia="Times New Roman" w:cs="Times New Roman"/>
          <w:b w:val="1"/>
          <w:bCs w:val="1"/>
          <w:sz w:val="24"/>
          <w:szCs w:val="24"/>
          <w:rPrChange w:author="Gudiseva, Bhavya Sree" w:date="2023-10-21T02:00:54.899Z" w:id="1194072031">
            <w:rPr>
              <w:rFonts w:ascii="Times New Roman" w:hAnsi="Times New Roman" w:eastAsia="Times New Roman" w:cs="Times New Roman"/>
              <w:b w:val="1"/>
              <w:bCs w:val="1"/>
              <w:sz w:val="20"/>
              <w:szCs w:val="20"/>
            </w:rPr>
          </w:rPrChange>
        </w:rPr>
        <w:t>Split:</w:t>
      </w:r>
      <w:r w:rsidRPr="747C5FD9" w:rsidR="62ACE965">
        <w:rPr>
          <w:rFonts w:ascii="Times New Roman" w:hAnsi="Times New Roman" w:eastAsia="Times New Roman" w:cs="Times New Roman"/>
          <w:b w:val="1"/>
          <w:bCs w:val="1"/>
          <w:sz w:val="24"/>
          <w:szCs w:val="24"/>
          <w:rPrChange w:author="Gudiseva, Bhavya Sree" w:date="2023-10-21T02:00:54.9Z" w:id="1776224971">
            <w:rPr>
              <w:rFonts w:ascii="Times New Roman" w:hAnsi="Times New Roman" w:eastAsia="Times New Roman" w:cs="Times New Roman"/>
              <w:b w:val="1"/>
              <w:bCs w:val="1"/>
              <w:sz w:val="20"/>
              <w:szCs w:val="20"/>
            </w:rPr>
          </w:rPrChange>
        </w:rPr>
        <w:t xml:space="preserve"> </w:t>
      </w:r>
    </w:p>
    <w:p w:rsidR="62ACE965" w:rsidP="747C5FD9" w:rsidRDefault="62ACE965" w14:paraId="178C686E" w14:textId="05984146">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We split our data into 80% for training and 20% for testing, </w:t>
      </w:r>
      <w:r w:rsidRPr="747C5FD9" w:rsidR="62ACE965">
        <w:rPr>
          <w:rFonts w:ascii="Times New Roman" w:hAnsi="Times New Roman" w:eastAsia="Times New Roman" w:cs="Times New Roman"/>
          <w:sz w:val="20"/>
          <w:szCs w:val="20"/>
        </w:rPr>
        <w:t>providing</w:t>
      </w:r>
      <w:r w:rsidRPr="747C5FD9" w:rsidR="62ACE965">
        <w:rPr>
          <w:rFonts w:ascii="Times New Roman" w:hAnsi="Times New Roman" w:eastAsia="Times New Roman" w:cs="Times New Roman"/>
          <w:sz w:val="20"/>
          <w:szCs w:val="20"/>
        </w:rPr>
        <w:t xml:space="preserve"> a real-world evaluation environment. The predictors include playlist inclusions and musical attributes, with 'streams' as the target. Using `</w:t>
      </w:r>
      <w:r w:rsidRPr="747C5FD9" w:rsidR="62ACE965">
        <w:rPr>
          <w:rFonts w:ascii="Times New Roman" w:hAnsi="Times New Roman" w:eastAsia="Times New Roman" w:cs="Times New Roman"/>
          <w:sz w:val="20"/>
          <w:szCs w:val="20"/>
        </w:rPr>
        <w:t>numpy</w:t>
      </w:r>
      <w:r w:rsidRPr="747C5FD9" w:rsidR="62ACE965">
        <w:rPr>
          <w:rFonts w:ascii="Times New Roman" w:hAnsi="Times New Roman" w:eastAsia="Times New Roman" w:cs="Times New Roman"/>
          <w:sz w:val="20"/>
          <w:szCs w:val="20"/>
        </w:rPr>
        <w:t>`, we randomized and split the data.</w:t>
      </w:r>
    </w:p>
    <w:p w:rsidR="62ACE965" w:rsidP="747C5FD9" w:rsidRDefault="62ACE965" w14:paraId="36DE705E" w14:textId="591DF1FF">
      <w:pPr>
        <w:pStyle w:val="Normal"/>
        <w:jc w:val="both"/>
        <w:rPr>
          <w:rFonts w:ascii="Times New Roman" w:hAnsi="Times New Roman" w:eastAsia="Times New Roman" w:cs="Times New Roman"/>
          <w:sz w:val="20"/>
          <w:szCs w:val="20"/>
        </w:rPr>
      </w:pPr>
      <w:del w:author="Gudiseva, Bhavya Sree" w:date="2023-10-21T02:00:47.102Z" w:id="1193929252">
        <w:r w:rsidRPr="747C5FD9" w:rsidDel="62ACE965">
          <w:rPr>
            <w:rFonts w:ascii="Times New Roman" w:hAnsi="Times New Roman" w:eastAsia="Times New Roman" w:cs="Times New Roman"/>
            <w:sz w:val="20"/>
            <w:szCs w:val="20"/>
          </w:rPr>
          <w:delText xml:space="preserve"> </w:delText>
        </w:r>
      </w:del>
    </w:p>
    <w:p w:rsidR="62ACE965" w:rsidP="747C5FD9" w:rsidRDefault="62ACE965" w14:paraId="245F9B4B" w14:textId="71BC397F">
      <w:pPr>
        <w:pStyle w:val="Normal"/>
        <w:jc w:val="both"/>
        <w:rPr>
          <w:rFonts w:ascii="Times New Roman" w:hAnsi="Times New Roman" w:eastAsia="Times New Roman" w:cs="Times New Roman"/>
          <w:b w:val="1"/>
          <w:bCs w:val="1"/>
          <w:sz w:val="24"/>
          <w:szCs w:val="24"/>
          <w:rPrChange w:author="Gudiseva, Bhavya Sree" w:date="2023-10-21T02:01:03.898Z" w:id="391653542">
            <w:rPr>
              <w:rFonts w:ascii="Times New Roman" w:hAnsi="Times New Roman" w:eastAsia="Times New Roman" w:cs="Times New Roman"/>
              <w:b w:val="1"/>
              <w:bCs w:val="1"/>
              <w:sz w:val="20"/>
              <w:szCs w:val="20"/>
            </w:rPr>
          </w:rPrChange>
        </w:rPr>
      </w:pPr>
      <w:r w:rsidRPr="747C5FD9" w:rsidR="62ACE965">
        <w:rPr>
          <w:rFonts w:ascii="Times New Roman" w:hAnsi="Times New Roman" w:eastAsia="Times New Roman" w:cs="Times New Roman"/>
          <w:b w:val="1"/>
          <w:bCs w:val="1"/>
          <w:sz w:val="24"/>
          <w:szCs w:val="24"/>
          <w:rPrChange w:author="Gudiseva, Bhavya Sree" w:date="2023-10-21T02:01:03.896Z" w:id="1631122485">
            <w:rPr>
              <w:rFonts w:ascii="Times New Roman" w:hAnsi="Times New Roman" w:eastAsia="Times New Roman" w:cs="Times New Roman"/>
              <w:b w:val="1"/>
              <w:bCs w:val="1"/>
              <w:sz w:val="20"/>
              <w:szCs w:val="20"/>
            </w:rPr>
          </w:rPrChange>
        </w:rPr>
        <w:t xml:space="preserve">4.2 Training the </w:t>
      </w:r>
      <w:r w:rsidRPr="747C5FD9" w:rsidR="62ACE965">
        <w:rPr>
          <w:rFonts w:ascii="Times New Roman" w:hAnsi="Times New Roman" w:eastAsia="Times New Roman" w:cs="Times New Roman"/>
          <w:b w:val="1"/>
          <w:bCs w:val="1"/>
          <w:sz w:val="24"/>
          <w:szCs w:val="24"/>
          <w:rPrChange w:author="Gudiseva, Bhavya Sree" w:date="2023-10-21T02:01:02.334Z" w:id="1031656295">
            <w:rPr>
              <w:rFonts w:ascii="Times New Roman" w:hAnsi="Times New Roman" w:eastAsia="Times New Roman" w:cs="Times New Roman"/>
              <w:b w:val="1"/>
              <w:bCs w:val="1"/>
              <w:sz w:val="20"/>
              <w:szCs w:val="20"/>
            </w:rPr>
          </w:rPrChange>
        </w:rPr>
        <w:t>Model:</w:t>
      </w:r>
      <w:r w:rsidRPr="747C5FD9" w:rsidR="62ACE965">
        <w:rPr>
          <w:rFonts w:ascii="Times New Roman" w:hAnsi="Times New Roman" w:eastAsia="Times New Roman" w:cs="Times New Roman"/>
          <w:b w:val="1"/>
          <w:bCs w:val="1"/>
          <w:sz w:val="24"/>
          <w:szCs w:val="24"/>
          <w:rPrChange w:author="Gudiseva, Bhavya Sree" w:date="2023-10-21T02:01:02.334Z" w:id="1795992740">
            <w:rPr>
              <w:rFonts w:ascii="Times New Roman" w:hAnsi="Times New Roman" w:eastAsia="Times New Roman" w:cs="Times New Roman"/>
              <w:b w:val="1"/>
              <w:bCs w:val="1"/>
              <w:sz w:val="20"/>
              <w:szCs w:val="20"/>
            </w:rPr>
          </w:rPrChange>
        </w:rPr>
        <w:t xml:space="preserve"> </w:t>
      </w:r>
    </w:p>
    <w:p w:rsidR="62ACE965" w:rsidP="747C5FD9" w:rsidRDefault="62ACE965" w14:paraId="5B64C164" w14:textId="478DDB7D">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We employed a Linear Regression model enhanced with L2 regularization (Ridge Regression) to prevent overfitting. The model "learns" by using Gradient Descent to minimize prediction errors.</w:t>
      </w:r>
    </w:p>
    <w:p w:rsidR="62ACE965" w:rsidP="747C5FD9" w:rsidRDefault="62ACE965" w14:paraId="78652FD2" w14:textId="170F5503">
      <w:pPr>
        <w:pStyle w:val="Normal"/>
        <w:jc w:val="both"/>
        <w:rPr>
          <w:rFonts w:ascii="Times New Roman" w:hAnsi="Times New Roman" w:eastAsia="Times New Roman" w:cs="Times New Roman"/>
          <w:sz w:val="20"/>
          <w:szCs w:val="20"/>
        </w:rPr>
      </w:pPr>
      <w:del w:author="Gudiseva, Bhavya Sree" w:date="2023-10-21T02:00:50.959Z" w:id="28446807">
        <w:r w:rsidRPr="747C5FD9" w:rsidDel="62ACE965">
          <w:rPr>
            <w:rFonts w:ascii="Times New Roman" w:hAnsi="Times New Roman" w:eastAsia="Times New Roman" w:cs="Times New Roman"/>
            <w:sz w:val="20"/>
            <w:szCs w:val="20"/>
          </w:rPr>
          <w:delText xml:space="preserve"> </w:delText>
        </w:r>
      </w:del>
    </w:p>
    <w:p w:rsidR="62ACE965" w:rsidP="747C5FD9" w:rsidRDefault="62ACE965" w14:paraId="2DB4C00C" w14:textId="4CA7B144">
      <w:pPr>
        <w:pStyle w:val="Normal"/>
        <w:jc w:val="both"/>
        <w:rPr>
          <w:rFonts w:ascii="Times New Roman" w:hAnsi="Times New Roman" w:eastAsia="Times New Roman" w:cs="Times New Roman"/>
          <w:b w:val="1"/>
          <w:bCs w:val="1"/>
          <w:sz w:val="24"/>
          <w:szCs w:val="24"/>
          <w:rPrChange w:author="Gudiseva, Bhavya Sree" w:date="2023-10-21T02:01:10.657Z" w:id="140123115">
            <w:rPr>
              <w:rFonts w:ascii="Times New Roman" w:hAnsi="Times New Roman" w:eastAsia="Times New Roman" w:cs="Times New Roman"/>
              <w:b w:val="1"/>
              <w:bCs w:val="1"/>
              <w:sz w:val="20"/>
              <w:szCs w:val="20"/>
            </w:rPr>
          </w:rPrChange>
        </w:rPr>
      </w:pPr>
      <w:r w:rsidRPr="747C5FD9" w:rsidR="62ACE965">
        <w:rPr>
          <w:rFonts w:ascii="Times New Roman" w:hAnsi="Times New Roman" w:eastAsia="Times New Roman" w:cs="Times New Roman"/>
          <w:b w:val="1"/>
          <w:bCs w:val="1"/>
          <w:sz w:val="24"/>
          <w:szCs w:val="24"/>
          <w:rPrChange w:author="Gudiseva, Bhavya Sree" w:date="2023-10-21T02:01:10.655Z" w:id="1722084754">
            <w:rPr>
              <w:rFonts w:ascii="Times New Roman" w:hAnsi="Times New Roman" w:eastAsia="Times New Roman" w:cs="Times New Roman"/>
              <w:b w:val="1"/>
              <w:bCs w:val="1"/>
              <w:sz w:val="20"/>
              <w:szCs w:val="20"/>
            </w:rPr>
          </w:rPrChange>
        </w:rPr>
        <w:t xml:space="preserve">4.3 Performance </w:t>
      </w:r>
      <w:r w:rsidRPr="747C5FD9" w:rsidR="62ACE965">
        <w:rPr>
          <w:rFonts w:ascii="Times New Roman" w:hAnsi="Times New Roman" w:eastAsia="Times New Roman" w:cs="Times New Roman"/>
          <w:b w:val="1"/>
          <w:bCs w:val="1"/>
          <w:sz w:val="24"/>
          <w:szCs w:val="24"/>
          <w:rPrChange w:author="Gudiseva, Bhavya Sree" w:date="2023-10-21T02:01:09.484Z" w:id="2114426946">
            <w:rPr>
              <w:rFonts w:ascii="Times New Roman" w:hAnsi="Times New Roman" w:eastAsia="Times New Roman" w:cs="Times New Roman"/>
              <w:b w:val="1"/>
              <w:bCs w:val="1"/>
              <w:sz w:val="20"/>
              <w:szCs w:val="20"/>
            </w:rPr>
          </w:rPrChange>
        </w:rPr>
        <w:t>Evaluation:</w:t>
      </w:r>
      <w:r w:rsidRPr="747C5FD9" w:rsidR="62ACE965">
        <w:rPr>
          <w:rFonts w:ascii="Times New Roman" w:hAnsi="Times New Roman" w:eastAsia="Times New Roman" w:cs="Times New Roman"/>
          <w:b w:val="1"/>
          <w:bCs w:val="1"/>
          <w:sz w:val="24"/>
          <w:szCs w:val="24"/>
          <w:rPrChange w:author="Gudiseva, Bhavya Sree" w:date="2023-10-21T02:01:09.484Z" w:id="1188099120">
            <w:rPr>
              <w:rFonts w:ascii="Times New Roman" w:hAnsi="Times New Roman" w:eastAsia="Times New Roman" w:cs="Times New Roman"/>
              <w:b w:val="1"/>
              <w:bCs w:val="1"/>
              <w:sz w:val="20"/>
              <w:szCs w:val="20"/>
            </w:rPr>
          </w:rPrChange>
        </w:rPr>
        <w:t xml:space="preserve"> </w:t>
      </w:r>
    </w:p>
    <w:p w:rsidR="62ACE965" w:rsidP="747C5FD9" w:rsidRDefault="62ACE965" w14:paraId="6853DB57" w14:textId="5C1F8D3C">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To assess the model's accuracy on the testing set, several metrics were used:</w:t>
      </w:r>
    </w:p>
    <w:p w:rsidR="62ACE965" w:rsidP="747C5FD9" w:rsidRDefault="62ACE965" w14:paraId="27F2E047" w14:textId="7B41A80D">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 </w:t>
      </w:r>
      <w:r w:rsidRPr="747C5FD9" w:rsidR="62ACE965">
        <w:rPr>
          <w:rFonts w:ascii="Times New Roman" w:hAnsi="Times New Roman" w:eastAsia="Times New Roman" w:cs="Times New Roman"/>
          <w:sz w:val="20"/>
          <w:szCs w:val="20"/>
        </w:rPr>
        <w:t>MSE:</w:t>
      </w:r>
      <w:r w:rsidRPr="747C5FD9" w:rsidR="62ACE965">
        <w:rPr>
          <w:rFonts w:ascii="Times New Roman" w:hAnsi="Times New Roman" w:eastAsia="Times New Roman" w:cs="Times New Roman"/>
          <w:sz w:val="20"/>
          <w:szCs w:val="20"/>
        </w:rPr>
        <w:t xml:space="preserve"> Calculates average squared difference between predictions and actuals.</w:t>
      </w:r>
    </w:p>
    <w:p w:rsidR="62ACE965" w:rsidP="747C5FD9" w:rsidRDefault="62ACE965" w14:paraId="73C33DD6" w14:textId="7BA7DBB6">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 </w:t>
      </w:r>
      <w:r w:rsidRPr="747C5FD9" w:rsidR="62ACE965">
        <w:rPr>
          <w:rFonts w:ascii="Times New Roman" w:hAnsi="Times New Roman" w:eastAsia="Times New Roman" w:cs="Times New Roman"/>
          <w:sz w:val="20"/>
          <w:szCs w:val="20"/>
        </w:rPr>
        <w:t>RMSE:</w:t>
      </w:r>
      <w:r w:rsidRPr="747C5FD9" w:rsidR="62ACE965">
        <w:rPr>
          <w:rFonts w:ascii="Times New Roman" w:hAnsi="Times New Roman" w:eastAsia="Times New Roman" w:cs="Times New Roman"/>
          <w:sz w:val="20"/>
          <w:szCs w:val="20"/>
        </w:rPr>
        <w:t xml:space="preserve"> </w:t>
      </w:r>
      <w:r w:rsidRPr="747C5FD9" w:rsidR="62ACE965">
        <w:rPr>
          <w:rFonts w:ascii="Times New Roman" w:hAnsi="Times New Roman" w:eastAsia="Times New Roman" w:cs="Times New Roman"/>
          <w:sz w:val="20"/>
          <w:szCs w:val="20"/>
        </w:rPr>
        <w:t>Provides</w:t>
      </w:r>
      <w:r w:rsidRPr="747C5FD9" w:rsidR="62ACE965">
        <w:rPr>
          <w:rFonts w:ascii="Times New Roman" w:hAnsi="Times New Roman" w:eastAsia="Times New Roman" w:cs="Times New Roman"/>
          <w:sz w:val="20"/>
          <w:szCs w:val="20"/>
        </w:rPr>
        <w:t xml:space="preserve"> a unit-consistent view of the error.</w:t>
      </w:r>
    </w:p>
    <w:p w:rsidR="62ACE965" w:rsidP="747C5FD9" w:rsidRDefault="62ACE965" w14:paraId="69C848B5" w14:textId="395A7296">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 </w:t>
      </w:r>
      <w:r w:rsidRPr="747C5FD9" w:rsidR="62ACE965">
        <w:rPr>
          <w:rFonts w:ascii="Times New Roman" w:hAnsi="Times New Roman" w:eastAsia="Times New Roman" w:cs="Times New Roman"/>
          <w:sz w:val="20"/>
          <w:szCs w:val="20"/>
        </w:rPr>
        <w:t>MAE:</w:t>
      </w:r>
      <w:r w:rsidRPr="747C5FD9" w:rsidR="62ACE965">
        <w:rPr>
          <w:rFonts w:ascii="Times New Roman" w:hAnsi="Times New Roman" w:eastAsia="Times New Roman" w:cs="Times New Roman"/>
          <w:sz w:val="20"/>
          <w:szCs w:val="20"/>
        </w:rPr>
        <w:t xml:space="preserve"> Offers an average absolute difference, not overly punishing large errors.</w:t>
      </w:r>
    </w:p>
    <w:p w:rsidR="62ACE965" w:rsidP="747C5FD9" w:rsidRDefault="62ACE965" w14:paraId="4AE46444" w14:textId="45757781">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 R^2 </w:t>
      </w:r>
      <w:r w:rsidRPr="747C5FD9" w:rsidR="62ACE965">
        <w:rPr>
          <w:rFonts w:ascii="Times New Roman" w:hAnsi="Times New Roman" w:eastAsia="Times New Roman" w:cs="Times New Roman"/>
          <w:sz w:val="20"/>
          <w:szCs w:val="20"/>
        </w:rPr>
        <w:t>score:</w:t>
      </w:r>
      <w:r w:rsidRPr="747C5FD9" w:rsidR="62ACE965">
        <w:rPr>
          <w:rFonts w:ascii="Times New Roman" w:hAnsi="Times New Roman" w:eastAsia="Times New Roman" w:cs="Times New Roman"/>
          <w:sz w:val="20"/>
          <w:szCs w:val="20"/>
        </w:rPr>
        <w:t xml:space="preserve"> Measures how well the model explains the variance in the target.</w:t>
      </w:r>
    </w:p>
    <w:p w:rsidR="62ACE965" w:rsidP="747C5FD9" w:rsidRDefault="62ACE965" w14:paraId="52D493DE" w14:textId="713F056E">
      <w:pPr>
        <w:pStyle w:val="Normal"/>
        <w:jc w:val="center"/>
        <w:rPr>
          <w:rFonts w:ascii="Times New Roman" w:hAnsi="Times New Roman" w:eastAsia="Times New Roman" w:cs="Times New Roman"/>
          <w:sz w:val="20"/>
          <w:szCs w:val="20"/>
        </w:rPr>
        <w:pPrChange w:author="Gudiseva, Bhavya Sree" w:date="2023-10-21T02:01:20.16Z">
          <w:pPr>
            <w:pStyle w:val="Normal"/>
            <w:jc w:val="both"/>
          </w:pPr>
        </w:pPrChange>
      </w:pPr>
      <w:r w:rsidRPr="747C5FD9" w:rsidR="62ACE965">
        <w:rPr>
          <w:rFonts w:ascii="Times New Roman" w:hAnsi="Times New Roman" w:eastAsia="Times New Roman" w:cs="Times New Roman"/>
          <w:sz w:val="20"/>
          <w:szCs w:val="20"/>
        </w:rPr>
        <w:t xml:space="preserve">  </w:t>
      </w:r>
      <w:r w:rsidR="43C74960">
        <w:drawing>
          <wp:inline wp14:editId="40903925" wp14:anchorId="078EBB96">
            <wp:extent cx="2816446" cy="1963760"/>
            <wp:effectExtent l="0" t="0" r="0" b="0"/>
            <wp:docPr id="1176938123" name="" title=""/>
            <wp:cNvGraphicFramePr>
              <a:graphicFrameLocks noChangeAspect="1"/>
            </wp:cNvGraphicFramePr>
            <a:graphic>
              <a:graphicData uri="http://schemas.openxmlformats.org/drawingml/2006/picture">
                <pic:pic>
                  <pic:nvPicPr>
                    <pic:cNvPr id="0" name=""/>
                    <pic:cNvPicPr/>
                  </pic:nvPicPr>
                  <pic:blipFill>
                    <a:blip r:embed="Rd9980d4ce7a648be">
                      <a:extLst>
                        <a:ext xmlns:a="http://schemas.openxmlformats.org/drawingml/2006/main" uri="{28A0092B-C50C-407E-A947-70E740481C1C}">
                          <a14:useLocalDpi val="0"/>
                        </a:ext>
                      </a:extLst>
                    </a:blip>
                    <a:stretch>
                      <a:fillRect/>
                    </a:stretch>
                  </pic:blipFill>
                  <pic:spPr>
                    <a:xfrm>
                      <a:off x="0" y="0"/>
                      <a:ext cx="2816446" cy="1963760"/>
                    </a:xfrm>
                    <a:prstGeom prst="rect">
                      <a:avLst/>
                    </a:prstGeom>
                  </pic:spPr>
                </pic:pic>
              </a:graphicData>
            </a:graphic>
          </wp:inline>
        </w:drawing>
      </w:r>
    </w:p>
    <w:p w:rsidR="62ACE965" w:rsidP="747C5FD9" w:rsidRDefault="62ACE965" w14:paraId="0273978F" w14:textId="75D36304">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Overall, these metrics give a holistic view of the model's capacity to predict song streams.</w:t>
      </w:r>
    </w:p>
    <w:p w:rsidR="64777BFE" w:rsidP="40AD7821" w:rsidRDefault="64777BFE" w14:paraId="3191E8CF" w14:textId="736C7C3F">
      <w:pPr>
        <w:pStyle w:val="Normal"/>
        <w:jc w:val="center"/>
        <w:rPr>
          <w:ins w:author="Gudiseva, Bhavya Sree" w:date="2023-10-21T02:19:20.899Z" w:id="2143855145"/>
          <w:rFonts w:ascii="Times New Roman" w:hAnsi="Times New Roman" w:eastAsia="Times New Roman" w:cs="Times New Roman"/>
          <w:sz w:val="28"/>
          <w:szCs w:val="28"/>
        </w:rPr>
        <w:pPrChange w:author="Gudiseva, Bhavya Sree" w:date="2023-10-21T02:01:45.529Z">
          <w:pPr>
            <w:pStyle w:val="Normal"/>
            <w:jc w:val="both"/>
          </w:pPr>
        </w:pPrChange>
      </w:pPr>
      <w:r w:rsidRPr="40AD7821" w:rsidR="64777BFE">
        <w:rPr>
          <w:rFonts w:ascii="Times New Roman" w:hAnsi="Times New Roman" w:eastAsia="Times New Roman" w:cs="Times New Roman"/>
          <w:b w:val="1"/>
          <w:bCs w:val="1"/>
          <w:sz w:val="28"/>
          <w:szCs w:val="28"/>
          <w:rPrChange w:author="Gudiseva, Bhavya Sree" w:date="2023-10-21T02:01:41.197Z" w:id="805855318">
            <w:rPr>
              <w:rFonts w:ascii="Times New Roman" w:hAnsi="Times New Roman" w:eastAsia="Times New Roman" w:cs="Times New Roman"/>
              <w:b w:val="1"/>
              <w:bCs w:val="1"/>
              <w:sz w:val="20"/>
              <w:szCs w:val="20"/>
            </w:rPr>
          </w:rPrChange>
        </w:rPr>
        <w:t xml:space="preserve"> </w:t>
      </w:r>
    </w:p>
    <w:p w:rsidR="40AD7821" w:rsidRDefault="40AD7821" w14:paraId="3B9875D2" w14:textId="5D9933C3">
      <w:r>
        <w:br w:type="page"/>
      </w:r>
    </w:p>
    <w:p w:rsidR="64777BFE" w:rsidP="747C5FD9" w:rsidRDefault="64777BFE" w14:paraId="6CC88B1D" w14:textId="5D8AB74F">
      <w:pPr>
        <w:pStyle w:val="Normal"/>
        <w:jc w:val="center"/>
        <w:rPr>
          <w:rFonts w:ascii="Times New Roman" w:hAnsi="Times New Roman" w:eastAsia="Times New Roman" w:cs="Times New Roman"/>
          <w:sz w:val="28"/>
          <w:szCs w:val="28"/>
          <w:rPrChange w:author="Gudiseva, Bhavya Sree" w:date="2023-10-21T02:01:41.199Z" w:id="1277845650">
            <w:rPr>
              <w:rFonts w:ascii="Times New Roman" w:hAnsi="Times New Roman" w:eastAsia="Times New Roman" w:cs="Times New Roman"/>
              <w:sz w:val="20"/>
              <w:szCs w:val="20"/>
            </w:rPr>
          </w:rPrChange>
        </w:rPr>
      </w:pPr>
      <w:r w:rsidRPr="747C5FD9" w:rsidR="64777BFE">
        <w:rPr>
          <w:rFonts w:ascii="Times New Roman" w:hAnsi="Times New Roman" w:eastAsia="Times New Roman" w:cs="Times New Roman"/>
          <w:b w:val="1"/>
          <w:bCs w:val="1"/>
          <w:sz w:val="28"/>
          <w:szCs w:val="28"/>
          <w:rPrChange w:author="Gudiseva, Bhavya Sree" w:date="2023-10-21T02:01:41.197Z" w:id="1809151204">
            <w:rPr>
              <w:rFonts w:ascii="Times New Roman" w:hAnsi="Times New Roman" w:eastAsia="Times New Roman" w:cs="Times New Roman"/>
              <w:b w:val="1"/>
              <w:bCs w:val="1"/>
              <w:sz w:val="20"/>
              <w:szCs w:val="20"/>
            </w:rPr>
          </w:rPrChange>
        </w:rPr>
        <w:t xml:space="preserve">5. </w:t>
      </w:r>
      <w:r w:rsidRPr="747C5FD9" w:rsidR="2F5FCD4F">
        <w:rPr>
          <w:rFonts w:ascii="Times New Roman" w:hAnsi="Times New Roman" w:eastAsia="Times New Roman" w:cs="Times New Roman"/>
          <w:b w:val="1"/>
          <w:bCs w:val="1"/>
          <w:sz w:val="28"/>
          <w:szCs w:val="28"/>
          <w:rPrChange w:author="Gudiseva, Bhavya Sree" w:date="2023-10-21T02:01:38.399Z" w:id="1157566814">
            <w:rPr>
              <w:rFonts w:ascii="Times New Roman" w:hAnsi="Times New Roman" w:eastAsia="Times New Roman" w:cs="Times New Roman"/>
              <w:b w:val="1"/>
              <w:bCs w:val="1"/>
              <w:sz w:val="20"/>
              <w:szCs w:val="20"/>
            </w:rPr>
          </w:rPrChange>
        </w:rPr>
        <w:t>ANALYSIS:</w:t>
      </w:r>
      <w:r w:rsidRPr="747C5FD9" w:rsidR="2F5FCD4F">
        <w:rPr>
          <w:rFonts w:ascii="Times New Roman" w:hAnsi="Times New Roman" w:eastAsia="Times New Roman" w:cs="Times New Roman"/>
          <w:b w:val="1"/>
          <w:bCs w:val="1"/>
          <w:sz w:val="28"/>
          <w:szCs w:val="28"/>
          <w:rPrChange w:author="Gudiseva, Bhavya Sree" w:date="2023-10-21T02:01:38.4Z" w:id="2104144715">
            <w:rPr>
              <w:rFonts w:ascii="Times New Roman" w:hAnsi="Times New Roman" w:eastAsia="Times New Roman" w:cs="Times New Roman"/>
              <w:b w:val="1"/>
              <w:bCs w:val="1"/>
              <w:sz w:val="20"/>
              <w:szCs w:val="20"/>
            </w:rPr>
          </w:rPrChange>
        </w:rPr>
        <w:t xml:space="preserve"> Unveiling the Insights</w:t>
      </w:r>
    </w:p>
    <w:p w:rsidR="50FC1750" w:rsidP="747C5FD9" w:rsidRDefault="50FC1750" w14:paraId="642FE215" w14:textId="47740924">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Using a data-driven approach is not just about applying advanced </w:t>
      </w:r>
      <w:ins w:author="Gudiseva, Bhavya Sree" w:date="2023-10-21T02:01:27.136Z" w:id="28498341">
        <w:r w:rsidRPr="747C5FD9" w:rsidR="7C47E17D">
          <w:rPr>
            <w:rFonts w:ascii="Times New Roman" w:hAnsi="Times New Roman" w:eastAsia="Times New Roman" w:cs="Times New Roman"/>
            <w:sz w:val="20"/>
            <w:szCs w:val="20"/>
          </w:rPr>
          <w:t>models but</w:t>
        </w:r>
      </w:ins>
      <w:r w:rsidRPr="747C5FD9" w:rsidR="50FC1750">
        <w:rPr>
          <w:rFonts w:ascii="Times New Roman" w:hAnsi="Times New Roman" w:eastAsia="Times New Roman" w:cs="Times New Roman"/>
          <w:sz w:val="20"/>
          <w:szCs w:val="20"/>
        </w:rPr>
        <w:t xml:space="preserve"> translating intricate results into actionable strategies. In the Analysis section, we interpret the results to uncover patterns and relationships that can guide future strategies.</w:t>
      </w:r>
    </w:p>
    <w:p w:rsidR="50FC1750" w:rsidP="747C5FD9" w:rsidRDefault="50FC1750" w14:paraId="2FCC3EC1" w14:textId="3C190D74">
      <w:pPr>
        <w:pStyle w:val="Normal"/>
        <w:jc w:val="both"/>
        <w:rPr>
          <w:rFonts w:ascii="Times New Roman" w:hAnsi="Times New Roman" w:eastAsia="Times New Roman" w:cs="Times New Roman"/>
          <w:sz w:val="20"/>
          <w:szCs w:val="20"/>
        </w:rPr>
      </w:pPr>
      <w:del w:author="Gudiseva, Bhavya Sree" w:date="2023-10-21T02:01:53.765Z" w:id="515200800">
        <w:r w:rsidRPr="747C5FD9" w:rsidDel="50FC1750">
          <w:rPr>
            <w:rFonts w:ascii="Times New Roman" w:hAnsi="Times New Roman" w:eastAsia="Times New Roman" w:cs="Times New Roman"/>
            <w:sz w:val="20"/>
            <w:szCs w:val="20"/>
          </w:rPr>
          <w:delText xml:space="preserve"> </w:delText>
        </w:r>
      </w:del>
    </w:p>
    <w:p w:rsidR="50FC1750" w:rsidP="747C5FD9" w:rsidRDefault="50FC1750" w14:paraId="66060FC2" w14:textId="065C1626">
      <w:pPr>
        <w:pStyle w:val="Normal"/>
        <w:jc w:val="both"/>
        <w:rPr>
          <w:rFonts w:ascii="Times New Roman" w:hAnsi="Times New Roman" w:eastAsia="Times New Roman" w:cs="Times New Roman"/>
          <w:b w:val="1"/>
          <w:bCs w:val="1"/>
          <w:sz w:val="24"/>
          <w:szCs w:val="24"/>
          <w:rPrChange w:author="Gudiseva, Bhavya Sree" w:date="2023-10-21T02:02:03.769Z" w:id="2107617854">
            <w:rPr>
              <w:rFonts w:ascii="Times New Roman" w:hAnsi="Times New Roman" w:eastAsia="Times New Roman" w:cs="Times New Roman"/>
              <w:b w:val="1"/>
              <w:bCs w:val="1"/>
              <w:sz w:val="20"/>
              <w:szCs w:val="20"/>
            </w:rPr>
          </w:rPrChange>
        </w:rPr>
      </w:pPr>
      <w:r w:rsidRPr="747C5FD9" w:rsidR="50FC1750">
        <w:rPr>
          <w:rFonts w:ascii="Times New Roman" w:hAnsi="Times New Roman" w:eastAsia="Times New Roman" w:cs="Times New Roman"/>
          <w:b w:val="1"/>
          <w:bCs w:val="1"/>
          <w:sz w:val="24"/>
          <w:szCs w:val="24"/>
          <w:rPrChange w:author="Gudiseva, Bhavya Sree" w:date="2023-10-21T02:02:03.767Z" w:id="1676732769">
            <w:rPr>
              <w:rFonts w:ascii="Times New Roman" w:hAnsi="Times New Roman" w:eastAsia="Times New Roman" w:cs="Times New Roman"/>
              <w:b w:val="1"/>
              <w:bCs w:val="1"/>
              <w:sz w:val="20"/>
              <w:szCs w:val="20"/>
            </w:rPr>
          </w:rPrChange>
        </w:rPr>
        <w:t>5.1. Bias-Variance Trade-</w:t>
      </w:r>
      <w:r w:rsidRPr="747C5FD9" w:rsidR="50FC1750">
        <w:rPr>
          <w:rFonts w:ascii="Times New Roman" w:hAnsi="Times New Roman" w:eastAsia="Times New Roman" w:cs="Times New Roman"/>
          <w:b w:val="1"/>
          <w:bCs w:val="1"/>
          <w:sz w:val="24"/>
          <w:szCs w:val="24"/>
          <w:rPrChange w:author="Gudiseva, Bhavya Sree" w:date="2023-10-21T02:02:01.777Z" w:id="261254552">
            <w:rPr>
              <w:rFonts w:ascii="Times New Roman" w:hAnsi="Times New Roman" w:eastAsia="Times New Roman" w:cs="Times New Roman"/>
              <w:b w:val="1"/>
              <w:bCs w:val="1"/>
              <w:sz w:val="20"/>
              <w:szCs w:val="20"/>
            </w:rPr>
          </w:rPrChange>
        </w:rPr>
        <w:t>off:</w:t>
      </w:r>
      <w:r w:rsidRPr="747C5FD9" w:rsidR="50FC1750">
        <w:rPr>
          <w:rFonts w:ascii="Times New Roman" w:hAnsi="Times New Roman" w:eastAsia="Times New Roman" w:cs="Times New Roman"/>
          <w:b w:val="1"/>
          <w:bCs w:val="1"/>
          <w:sz w:val="24"/>
          <w:szCs w:val="24"/>
          <w:rPrChange w:author="Gudiseva, Bhavya Sree" w:date="2023-10-21T02:02:01.778Z" w:id="1274564798">
            <w:rPr>
              <w:rFonts w:ascii="Times New Roman" w:hAnsi="Times New Roman" w:eastAsia="Times New Roman" w:cs="Times New Roman"/>
              <w:b w:val="1"/>
              <w:bCs w:val="1"/>
              <w:sz w:val="20"/>
              <w:szCs w:val="20"/>
            </w:rPr>
          </w:rPrChange>
        </w:rPr>
        <w:t xml:space="preserve"> </w:t>
      </w:r>
    </w:p>
    <w:p w:rsidR="50FC1750" w:rsidP="747C5FD9" w:rsidRDefault="50FC1750" w14:paraId="517FFA90" w14:textId="50C19B97">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Bias-variance is central to understanding model performance.</w:t>
      </w:r>
    </w:p>
    <w:p w:rsidR="6F032E87" w:rsidP="40AD7821" w:rsidRDefault="6F032E87" w14:paraId="49BD3E1C" w14:textId="4A3DD622">
      <w:pPr>
        <w:pStyle w:val="Normal"/>
        <w:jc w:val="center"/>
        <w:rPr>
          <w:rFonts w:ascii="Times New Roman" w:hAnsi="Times New Roman" w:eastAsia="Times New Roman" w:cs="Times New Roman"/>
          <w:sz w:val="20"/>
          <w:szCs w:val="20"/>
        </w:rPr>
        <w:pPrChange w:author="Gudiseva, Bhavya Sree" w:date="2023-10-21T02:02:08.263Z">
          <w:pPr>
            <w:pStyle w:val="Normal"/>
            <w:jc w:val="both"/>
          </w:pPr>
        </w:pPrChange>
      </w:pPr>
      <w:r w:rsidR="6F032E87">
        <w:drawing>
          <wp:inline wp14:editId="2C499BC9" wp14:anchorId="33935C1C">
            <wp:extent cx="3020786" cy="2158603"/>
            <wp:effectExtent l="0" t="0" r="0" b="0"/>
            <wp:docPr id="57189205" name="" title=""/>
            <wp:cNvGraphicFramePr>
              <a:graphicFrameLocks noChangeAspect="1"/>
            </wp:cNvGraphicFramePr>
            <a:graphic>
              <a:graphicData uri="http://schemas.openxmlformats.org/drawingml/2006/picture">
                <pic:pic>
                  <pic:nvPicPr>
                    <pic:cNvPr id="0" name=""/>
                    <pic:cNvPicPr/>
                  </pic:nvPicPr>
                  <pic:blipFill>
                    <a:blip r:embed="R0b30cff738124a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20786" cy="2158603"/>
                    </a:xfrm>
                    <a:prstGeom prst="rect">
                      <a:avLst/>
                    </a:prstGeom>
                  </pic:spPr>
                </pic:pic>
              </a:graphicData>
            </a:graphic>
          </wp:inline>
        </w:drawing>
      </w:r>
    </w:p>
    <w:p w:rsidR="50FC1750" w:rsidP="747C5FD9" w:rsidRDefault="50FC1750" w14:paraId="030710FF" w14:textId="0D6DF272">
      <w:pPr>
        <w:pStyle w:val="Normal"/>
        <w:jc w:val="both"/>
        <w:rPr>
          <w:ins w:author="Gudiseva, Bhavya Sree" w:date="2023-10-21T02:02:13.641Z" w:id="1080899979"/>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 xml:space="preserve"> </w:t>
      </w:r>
    </w:p>
    <w:p w:rsidR="50FC1750" w:rsidP="747C5FD9" w:rsidRDefault="50FC1750" w14:paraId="11B6472B" w14:textId="36F421B6">
      <w:pPr>
        <w:pStyle w:val="Normal"/>
        <w:jc w:val="both"/>
        <w:rPr>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Key Insights:</w:t>
      </w:r>
    </w:p>
    <w:p w:rsidR="50FC1750" w:rsidP="747C5FD9" w:rsidRDefault="50FC1750" w14:paraId="11609C42" w14:textId="1EFE400A">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 With a small training set, the model overfits, evident from the gap between training and validation errors.</w:t>
      </w:r>
    </w:p>
    <w:p w:rsidR="50FC1750" w:rsidP="747C5FD9" w:rsidRDefault="50FC1750" w14:paraId="752738BC" w14:textId="78B889F1">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 As training data increases, the model generalizes better.</w:t>
      </w:r>
    </w:p>
    <w:p w:rsidR="50FC1750" w:rsidP="747C5FD9" w:rsidRDefault="50FC1750" w14:paraId="2B18903C" w14:textId="16599944">
      <w:pPr>
        <w:pStyle w:val="Normal"/>
        <w:jc w:val="both"/>
        <w:rPr>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 xml:space="preserve"> Approach:</w:t>
      </w:r>
    </w:p>
    <w:p w:rsidR="50FC1750" w:rsidP="747C5FD9" w:rsidRDefault="50FC1750" w14:paraId="6B06B58C" w14:textId="6064C8B9">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1. Start with a smaller data subset.</w:t>
      </w:r>
    </w:p>
    <w:p w:rsidR="50FC1750" w:rsidP="747C5FD9" w:rsidRDefault="50FC1750" w14:paraId="392B9C56" w14:textId="06290B46">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2. Track model performance as data increases.</w:t>
      </w:r>
    </w:p>
    <w:p w:rsidR="50FC1750" w:rsidP="747C5FD9" w:rsidRDefault="50FC1750" w14:paraId="02A345C1" w14:textId="1B84E1D7">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3. Identify where both errors converge, suggesting optimal model complexity.</w:t>
      </w:r>
    </w:p>
    <w:p w:rsidR="50FC1750" w:rsidP="747C5FD9" w:rsidRDefault="50FC1750" w14:paraId="3D1E4611" w14:textId="7A2D1FFE">
      <w:pPr>
        <w:pStyle w:val="Normal"/>
        <w:jc w:val="both"/>
        <w:rPr>
          <w:del w:author="Gudiseva, Bhavya Sree" w:date="2023-10-21T02:19:33.096Z" w:id="1608063936"/>
          <w:rFonts w:ascii="Times New Roman" w:hAnsi="Times New Roman" w:eastAsia="Times New Roman" w:cs="Times New Roman"/>
          <w:sz w:val="20"/>
          <w:szCs w:val="20"/>
        </w:rPr>
      </w:pPr>
      <w:r w:rsidRPr="40AD7821" w:rsidR="50FC1750">
        <w:rPr>
          <w:rFonts w:ascii="Times New Roman" w:hAnsi="Times New Roman" w:eastAsia="Times New Roman" w:cs="Times New Roman"/>
          <w:sz w:val="20"/>
          <w:szCs w:val="20"/>
        </w:rPr>
        <w:t xml:space="preserve"> </w:t>
      </w:r>
    </w:p>
    <w:p w:rsidR="50FC1750" w:rsidP="40AD7821" w:rsidRDefault="50FC1750" w14:paraId="6396DB50" w14:textId="49E0E0BB">
      <w:pPr>
        <w:pStyle w:val="Normal"/>
        <w:jc w:val="left"/>
        <w:rPr>
          <w:rFonts w:ascii="Times New Roman" w:hAnsi="Times New Roman" w:eastAsia="Times New Roman" w:cs="Times New Roman"/>
          <w:b w:val="1"/>
          <w:bCs w:val="1"/>
          <w:sz w:val="24"/>
          <w:szCs w:val="24"/>
          <w:rPrChange w:author="Gudiseva, Bhavya Sree" w:date="2023-10-21T02:02:24.06Z" w:id="1281347781">
            <w:rPr>
              <w:rFonts w:ascii="Times New Roman" w:hAnsi="Times New Roman" w:eastAsia="Times New Roman" w:cs="Times New Roman"/>
              <w:b w:val="1"/>
              <w:bCs w:val="1"/>
              <w:sz w:val="20"/>
              <w:szCs w:val="20"/>
            </w:rPr>
          </w:rPrChange>
        </w:rPr>
        <w:pPrChange w:author="Gudiseva, Bhavya Sree" w:date="2023-10-21T02:19:41.453Z">
          <w:pPr>
            <w:pStyle w:val="Normal"/>
            <w:jc w:val="both"/>
          </w:pPr>
        </w:pPrChange>
      </w:pPr>
      <w:r w:rsidRPr="40AD7821" w:rsidR="50FC1750">
        <w:rPr>
          <w:rFonts w:ascii="Times New Roman" w:hAnsi="Times New Roman" w:eastAsia="Times New Roman" w:cs="Times New Roman"/>
          <w:b w:val="1"/>
          <w:bCs w:val="1"/>
          <w:sz w:val="24"/>
          <w:szCs w:val="24"/>
          <w:rPrChange w:author="Gudiseva, Bhavya Sree" w:date="2023-10-21T02:02:24.057Z" w:id="1257978581">
            <w:rPr>
              <w:rFonts w:ascii="Times New Roman" w:hAnsi="Times New Roman" w:eastAsia="Times New Roman" w:cs="Times New Roman"/>
              <w:b w:val="1"/>
              <w:bCs w:val="1"/>
              <w:sz w:val="20"/>
              <w:szCs w:val="20"/>
            </w:rPr>
          </w:rPrChange>
        </w:rPr>
        <w:t xml:space="preserve">5.2 Model </w:t>
      </w:r>
      <w:r w:rsidRPr="40AD7821" w:rsidR="50FC1750">
        <w:rPr>
          <w:rFonts w:ascii="Times New Roman" w:hAnsi="Times New Roman" w:eastAsia="Times New Roman" w:cs="Times New Roman"/>
          <w:b w:val="1"/>
          <w:bCs w:val="1"/>
          <w:sz w:val="24"/>
          <w:szCs w:val="24"/>
          <w:rPrChange w:author="Gudiseva, Bhavya Sree" w:date="2023-10-21T02:02:20.111Z" w:id="1799375177">
            <w:rPr>
              <w:rFonts w:ascii="Times New Roman" w:hAnsi="Times New Roman" w:eastAsia="Times New Roman" w:cs="Times New Roman"/>
              <w:b w:val="1"/>
              <w:bCs w:val="1"/>
              <w:sz w:val="20"/>
              <w:szCs w:val="20"/>
            </w:rPr>
          </w:rPrChange>
        </w:rPr>
        <w:t>Selection:</w:t>
      </w:r>
      <w:r w:rsidRPr="40AD7821" w:rsidR="50FC1750">
        <w:rPr>
          <w:rFonts w:ascii="Times New Roman" w:hAnsi="Times New Roman" w:eastAsia="Times New Roman" w:cs="Times New Roman"/>
          <w:b w:val="1"/>
          <w:bCs w:val="1"/>
          <w:sz w:val="24"/>
          <w:szCs w:val="24"/>
          <w:rPrChange w:author="Gudiseva, Bhavya Sree" w:date="2023-10-21T02:02:20.111Z" w:id="903415318">
            <w:rPr>
              <w:rFonts w:ascii="Times New Roman" w:hAnsi="Times New Roman" w:eastAsia="Times New Roman" w:cs="Times New Roman"/>
              <w:b w:val="1"/>
              <w:bCs w:val="1"/>
              <w:sz w:val="20"/>
              <w:szCs w:val="20"/>
            </w:rPr>
          </w:rPrChange>
        </w:rPr>
        <w:t xml:space="preserve"> </w:t>
      </w:r>
    </w:p>
    <w:p w:rsidR="50FC1750" w:rsidP="747C5FD9" w:rsidRDefault="50FC1750" w14:paraId="29C3C400" w14:textId="5A4E5E56">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Balancing model complexity is essential: too complex risks overfitting, too simple may underfit.</w:t>
      </w:r>
    </w:p>
    <w:p w:rsidR="50FC1750" w:rsidP="747C5FD9" w:rsidRDefault="50FC1750" w14:paraId="7336649F" w14:textId="6AE9AE4E">
      <w:pPr>
        <w:pStyle w:val="Normal"/>
        <w:jc w:val="both"/>
        <w:rPr>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 xml:space="preserve"> Key Insights:</w:t>
      </w:r>
    </w:p>
    <w:p w:rsidR="50FC1750" w:rsidP="747C5FD9" w:rsidRDefault="50FC1750" w14:paraId="05B21185" w14:textId="0E299A6E">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 The Linear Regression with L2 regularization was selected after an OLS model attempt.</w:t>
      </w:r>
    </w:p>
    <w:p w:rsidR="50FC1750" w:rsidP="747C5FD9" w:rsidRDefault="50FC1750" w14:paraId="5890969A" w14:textId="287622FF">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 The model's R^2 score of 0.4464 means it explains about 44.64% of the target variability, a notable achievement considering the complexities influencing stream counts.</w:t>
      </w:r>
    </w:p>
    <w:p w:rsidR="50FC1750" w:rsidP="747C5FD9" w:rsidRDefault="50FC1750" w14:paraId="1F52DABA" w14:textId="39A05812">
      <w:pPr>
        <w:pStyle w:val="Normal"/>
        <w:jc w:val="both"/>
        <w:rPr>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 xml:space="preserve"> Approach:</w:t>
      </w:r>
    </w:p>
    <w:p w:rsidR="50FC1750" w:rsidP="747C5FD9" w:rsidRDefault="50FC1750" w14:paraId="2D3C28BE" w14:textId="50549F9C">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1. Start with a basic model (OLS).</w:t>
      </w:r>
    </w:p>
    <w:p w:rsidR="50FC1750" w:rsidP="747C5FD9" w:rsidRDefault="50FC1750" w14:paraId="1AE906D2" w14:textId="416AE73E">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2. Incrementally adjust complexity, like introducing L2 regularization.</w:t>
      </w:r>
    </w:p>
    <w:p w:rsidR="50FC1750" w:rsidP="747C5FD9" w:rsidRDefault="50FC1750" w14:paraId="12041989" w14:textId="4E0CE4CC">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3. Compare different models and finalize the one with the best balance.</w:t>
      </w:r>
    </w:p>
    <w:p w:rsidR="50FC1750" w:rsidP="747C5FD9" w:rsidRDefault="50FC1750" w14:paraId="0510DA82" w14:textId="53CCCF63">
      <w:pPr>
        <w:pStyle w:val="Normal"/>
        <w:jc w:val="both"/>
        <w:rPr>
          <w:ins w:author="Gudiseva, Bhavya Sree" w:date="2023-10-21T02:21:03.909Z" w:id="300443641"/>
          <w:rFonts w:ascii="Times New Roman" w:hAnsi="Times New Roman" w:eastAsia="Times New Roman" w:cs="Times New Roman"/>
          <w:sz w:val="20"/>
          <w:szCs w:val="20"/>
        </w:rPr>
      </w:pPr>
      <w:r w:rsidRPr="40AD7821" w:rsidR="50FC1750">
        <w:rPr>
          <w:rFonts w:ascii="Times New Roman" w:hAnsi="Times New Roman" w:eastAsia="Times New Roman" w:cs="Times New Roman"/>
          <w:sz w:val="20"/>
          <w:szCs w:val="20"/>
        </w:rPr>
        <w:t xml:space="preserve">  4. Ensure the model performs well on unseen data.</w:t>
      </w:r>
    </w:p>
    <w:p w:rsidR="40AD7821" w:rsidRDefault="40AD7821" w14:paraId="5B49DFB3" w14:textId="3BBBDF48">
      <w:pPr>
        <w:rPr>
          <w:del w:author="Gudiseva, Bhavya Sree" w:date="2023-10-21T02:21:17.537Z" w:id="1379794071"/>
        </w:rPr>
      </w:pPr>
    </w:p>
    <w:p w:rsidR="40AD7821" w:rsidP="40AD7821" w:rsidRDefault="40AD7821" w14:paraId="738A193E" w14:textId="7169B8D1">
      <w:pPr>
        <w:pStyle w:val="Normal"/>
        <w:jc w:val="both"/>
        <w:rPr>
          <w:rFonts w:ascii="Times New Roman" w:hAnsi="Times New Roman" w:eastAsia="Times New Roman" w:cs="Times New Roman"/>
          <w:sz w:val="20"/>
          <w:szCs w:val="20"/>
        </w:rPr>
      </w:pPr>
    </w:p>
    <w:p w:rsidR="50FC1750" w:rsidP="747C5FD9" w:rsidRDefault="50FC1750" w14:paraId="5AE069FD" w14:textId="6E9990E3">
      <w:pPr>
        <w:pStyle w:val="Normal"/>
        <w:jc w:val="both"/>
        <w:rPr>
          <w:del w:author="Gudiseva, Bhavya Sree" w:date="2023-10-21T02:20:50.827Z" w:id="1550194834"/>
          <w:rFonts w:ascii="Times New Roman" w:hAnsi="Times New Roman" w:eastAsia="Times New Roman" w:cs="Times New Roman"/>
          <w:sz w:val="20"/>
          <w:szCs w:val="20"/>
        </w:rPr>
      </w:pPr>
      <w:del w:author="Gudiseva, Bhavya Sree" w:date="2023-10-21T02:20:54.784Z" w:id="579154669">
        <w:r w:rsidRPr="40AD7821" w:rsidDel="50FC1750">
          <w:rPr>
            <w:rFonts w:ascii="Times New Roman" w:hAnsi="Times New Roman" w:eastAsia="Times New Roman" w:cs="Times New Roman"/>
            <w:sz w:val="20"/>
            <w:szCs w:val="20"/>
          </w:rPr>
          <w:delText xml:space="preserve"> </w:delText>
        </w:r>
      </w:del>
    </w:p>
    <w:p w:rsidR="64777BFE" w:rsidP="747C5FD9" w:rsidRDefault="64777BFE" w14:paraId="376B5F18" w14:textId="5035F68E">
      <w:pPr>
        <w:pStyle w:val="Normal"/>
        <w:jc w:val="center"/>
        <w:rPr>
          <w:rFonts w:ascii="Times New Roman" w:hAnsi="Times New Roman" w:eastAsia="Times New Roman" w:cs="Times New Roman"/>
          <w:b w:val="1"/>
          <w:bCs w:val="1"/>
          <w:sz w:val="28"/>
          <w:szCs w:val="28"/>
          <w:rPrChange w:author="Gudiseva, Bhavya Sree" w:date="2023-10-21T02:02:34.55Z" w:id="1583073881">
            <w:rPr>
              <w:rFonts w:ascii="Times New Roman" w:hAnsi="Times New Roman" w:eastAsia="Times New Roman" w:cs="Times New Roman"/>
              <w:b w:val="1"/>
              <w:bCs w:val="1"/>
              <w:sz w:val="20"/>
              <w:szCs w:val="20"/>
            </w:rPr>
          </w:rPrChange>
        </w:rPr>
        <w:pPrChange w:author="Gudiseva, Bhavya Sree" w:date="2023-10-21T02:02:36.168Z">
          <w:pPr>
            <w:pStyle w:val="Normal"/>
            <w:jc w:val="both"/>
          </w:pPr>
        </w:pPrChange>
      </w:pPr>
      <w:r w:rsidRPr="747C5FD9" w:rsidR="64777BFE">
        <w:rPr>
          <w:rFonts w:ascii="Times New Roman" w:hAnsi="Times New Roman" w:eastAsia="Times New Roman" w:cs="Times New Roman"/>
          <w:b w:val="1"/>
          <w:bCs w:val="1"/>
          <w:sz w:val="28"/>
          <w:szCs w:val="28"/>
          <w:rPrChange w:author="Gudiseva, Bhavya Sree" w:date="2023-10-21T02:02:34.548Z" w:id="1149560297">
            <w:rPr>
              <w:rFonts w:ascii="Times New Roman" w:hAnsi="Times New Roman" w:eastAsia="Times New Roman" w:cs="Times New Roman"/>
              <w:b w:val="1"/>
              <w:bCs w:val="1"/>
              <w:sz w:val="20"/>
              <w:szCs w:val="20"/>
            </w:rPr>
          </w:rPrChange>
        </w:rPr>
        <w:t xml:space="preserve"> 6. C</w:t>
      </w:r>
      <w:r w:rsidRPr="747C5FD9" w:rsidR="5A2DB12A">
        <w:rPr>
          <w:rFonts w:ascii="Times New Roman" w:hAnsi="Times New Roman" w:eastAsia="Times New Roman" w:cs="Times New Roman"/>
          <w:b w:val="1"/>
          <w:bCs w:val="1"/>
          <w:sz w:val="28"/>
          <w:szCs w:val="28"/>
          <w:rPrChange w:author="Gudiseva, Bhavya Sree" w:date="2023-10-21T02:02:32.451Z" w:id="1973902694">
            <w:rPr>
              <w:rFonts w:ascii="Times New Roman" w:hAnsi="Times New Roman" w:eastAsia="Times New Roman" w:cs="Times New Roman"/>
              <w:b w:val="1"/>
              <w:bCs w:val="1"/>
              <w:sz w:val="20"/>
              <w:szCs w:val="20"/>
            </w:rPr>
          </w:rPrChange>
        </w:rPr>
        <w:t>HALLENGES &amp; TRAINING</w:t>
      </w:r>
    </w:p>
    <w:p w:rsidR="78581872" w:rsidP="747C5FD9" w:rsidRDefault="78581872" w14:paraId="7F84EDD0" w14:textId="61B60DD9">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 </w:t>
      </w:r>
    </w:p>
    <w:p w:rsidR="78581872" w:rsidP="40AD7821" w:rsidRDefault="78581872" w14:paraId="574405F4" w14:textId="68AABC19">
      <w:pPr>
        <w:pStyle w:val="Normal"/>
        <w:jc w:val="both"/>
        <w:rPr>
          <w:rFonts w:ascii="Times New Roman" w:hAnsi="Times New Roman" w:eastAsia="Times New Roman" w:cs="Times New Roman"/>
          <w:b w:val="1"/>
          <w:bCs w:val="1"/>
          <w:sz w:val="22"/>
          <w:szCs w:val="22"/>
          <w:rPrChange w:author="Gudiseva, Bhavya Sree" w:date="2023-10-21T02:20:04.912Z" w:id="1745974405">
            <w:rPr>
              <w:rFonts w:ascii="Times New Roman" w:hAnsi="Times New Roman" w:eastAsia="Times New Roman" w:cs="Times New Roman"/>
              <w:b w:val="1"/>
              <w:bCs w:val="1"/>
              <w:sz w:val="20"/>
              <w:szCs w:val="20"/>
            </w:rPr>
          </w:rPrChange>
        </w:rPr>
      </w:pPr>
      <w:r w:rsidRPr="40AD7821" w:rsidR="78581872">
        <w:rPr>
          <w:rFonts w:ascii="Times New Roman" w:hAnsi="Times New Roman" w:eastAsia="Times New Roman" w:cs="Times New Roman"/>
          <w:b w:val="1"/>
          <w:bCs w:val="1"/>
          <w:sz w:val="22"/>
          <w:szCs w:val="22"/>
          <w:rPrChange w:author="Gudiseva, Bhavya Sree" w:date="2023-10-21T02:20:04.911Z" w:id="1951796968">
            <w:rPr>
              <w:rFonts w:ascii="Times New Roman" w:hAnsi="Times New Roman" w:eastAsia="Times New Roman" w:cs="Times New Roman"/>
              <w:b w:val="1"/>
              <w:bCs w:val="1"/>
              <w:sz w:val="20"/>
              <w:szCs w:val="20"/>
            </w:rPr>
          </w:rPrChange>
        </w:rPr>
        <w:t>Challenges:</w:t>
      </w:r>
      <w:r w:rsidRPr="40AD7821" w:rsidR="78581872">
        <w:rPr>
          <w:rFonts w:ascii="Times New Roman" w:hAnsi="Times New Roman" w:eastAsia="Times New Roman" w:cs="Times New Roman"/>
          <w:b w:val="1"/>
          <w:bCs w:val="1"/>
          <w:sz w:val="22"/>
          <w:szCs w:val="22"/>
          <w:rPrChange w:author="Gudiseva, Bhavya Sree" w:date="2023-10-21T02:20:04.911Z" w:id="2014496377">
            <w:rPr>
              <w:rFonts w:ascii="Times New Roman" w:hAnsi="Times New Roman" w:eastAsia="Times New Roman" w:cs="Times New Roman"/>
              <w:b w:val="1"/>
              <w:bCs w:val="1"/>
              <w:sz w:val="20"/>
              <w:szCs w:val="20"/>
            </w:rPr>
          </w:rPrChange>
        </w:rPr>
        <w:t xml:space="preserve"> </w:t>
      </w:r>
    </w:p>
    <w:p w:rsidR="78581872" w:rsidP="747C5FD9" w:rsidRDefault="78581872" w14:paraId="20D46931" w14:textId="760CC67F">
      <w:pPr>
        <w:pStyle w:val="Normal"/>
        <w:jc w:val="both"/>
        <w:rPr>
          <w:rFonts w:ascii="Times New Roman" w:hAnsi="Times New Roman" w:eastAsia="Times New Roman" w:cs="Times New Roman"/>
          <w:sz w:val="20"/>
          <w:szCs w:val="20"/>
        </w:rPr>
      </w:pPr>
      <w:del w:author="Gudiseva, Bhavya Sree" w:date="2023-10-21T02:02:39.086Z" w:id="1153458784">
        <w:r w:rsidRPr="747C5FD9" w:rsidDel="78581872">
          <w:rPr>
            <w:rFonts w:ascii="Times New Roman" w:hAnsi="Times New Roman" w:eastAsia="Times New Roman" w:cs="Times New Roman"/>
            <w:sz w:val="20"/>
            <w:szCs w:val="20"/>
          </w:rPr>
          <w:delText xml:space="preserve"> </w:delText>
        </w:r>
      </w:del>
    </w:p>
    <w:p w:rsidR="78581872" w:rsidP="747C5FD9" w:rsidRDefault="78581872" w14:paraId="3387F570" w14:textId="52E99A05">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1. Data </w:t>
      </w:r>
      <w:r w:rsidRPr="747C5FD9" w:rsidR="78581872">
        <w:rPr>
          <w:rFonts w:ascii="Times New Roman" w:hAnsi="Times New Roman" w:eastAsia="Times New Roman" w:cs="Times New Roman"/>
          <w:sz w:val="20"/>
          <w:szCs w:val="20"/>
        </w:rPr>
        <w:t>Understanding:</w:t>
      </w:r>
      <w:r w:rsidRPr="747C5FD9" w:rsidR="78581872">
        <w:rPr>
          <w:rFonts w:ascii="Times New Roman" w:hAnsi="Times New Roman" w:eastAsia="Times New Roman" w:cs="Times New Roman"/>
          <w:sz w:val="20"/>
          <w:szCs w:val="20"/>
        </w:rPr>
        <w:t xml:space="preserve"> </w:t>
      </w:r>
      <w:r w:rsidRPr="747C5FD9" w:rsidR="78581872">
        <w:rPr>
          <w:rFonts w:ascii="Times New Roman" w:hAnsi="Times New Roman" w:eastAsia="Times New Roman" w:cs="Times New Roman"/>
          <w:sz w:val="20"/>
          <w:szCs w:val="20"/>
        </w:rPr>
        <w:t>Determining</w:t>
      </w:r>
      <w:r w:rsidRPr="747C5FD9" w:rsidR="78581872">
        <w:rPr>
          <w:rFonts w:ascii="Times New Roman" w:hAnsi="Times New Roman" w:eastAsia="Times New Roman" w:cs="Times New Roman"/>
          <w:sz w:val="20"/>
          <w:szCs w:val="20"/>
        </w:rPr>
        <w:t xml:space="preserve"> significant predictors for 'streams' due to the multifaceted nature of the music streaming domain.</w:t>
      </w:r>
    </w:p>
    <w:p w:rsidR="78581872" w:rsidP="747C5FD9" w:rsidRDefault="78581872" w14:paraId="5F26F2A5" w14:textId="4531616F">
      <w:pPr>
        <w:pStyle w:val="Normal"/>
        <w:jc w:val="both"/>
        <w:rPr>
          <w:rFonts w:ascii="Times New Roman" w:hAnsi="Times New Roman" w:eastAsia="Times New Roman" w:cs="Times New Roman"/>
          <w:sz w:val="20"/>
          <w:szCs w:val="20"/>
        </w:rPr>
      </w:pPr>
      <w:del w:author="Gudiseva, Bhavya Sree" w:date="2023-10-21T02:02:41.084Z" w:id="120156243">
        <w:r w:rsidRPr="747C5FD9" w:rsidDel="78581872">
          <w:rPr>
            <w:rFonts w:ascii="Times New Roman" w:hAnsi="Times New Roman" w:eastAsia="Times New Roman" w:cs="Times New Roman"/>
            <w:sz w:val="20"/>
            <w:szCs w:val="20"/>
          </w:rPr>
          <w:delText xml:space="preserve"> </w:delText>
        </w:r>
      </w:del>
    </w:p>
    <w:p w:rsidR="78581872" w:rsidP="747C5FD9" w:rsidRDefault="78581872" w14:paraId="780C0951" w14:textId="53184BD8">
      <w:pPr>
        <w:pStyle w:val="Normal"/>
        <w:jc w:val="both"/>
        <w:rPr>
          <w:del w:author="Gudiseva, Bhavya Sree" w:date="2023-10-21T02:02:43.337Z" w:id="1403489920"/>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2. Model </w:t>
      </w:r>
      <w:r w:rsidRPr="747C5FD9" w:rsidR="78581872">
        <w:rPr>
          <w:rFonts w:ascii="Times New Roman" w:hAnsi="Times New Roman" w:eastAsia="Times New Roman" w:cs="Times New Roman"/>
          <w:sz w:val="20"/>
          <w:szCs w:val="20"/>
        </w:rPr>
        <w:t>Complexity:</w:t>
      </w:r>
      <w:r w:rsidRPr="747C5FD9" w:rsidR="78581872">
        <w:rPr>
          <w:rFonts w:ascii="Times New Roman" w:hAnsi="Times New Roman" w:eastAsia="Times New Roman" w:cs="Times New Roman"/>
          <w:sz w:val="20"/>
          <w:szCs w:val="20"/>
        </w:rPr>
        <w:t xml:space="preserve"> Addressing overfitting where models excelled on training data but faltered on new data.</w:t>
      </w:r>
    </w:p>
    <w:p w:rsidR="78581872" w:rsidP="747C5FD9" w:rsidRDefault="78581872" w14:paraId="714E42B3" w14:textId="07B7A232">
      <w:pPr>
        <w:pStyle w:val="Normal"/>
        <w:jc w:val="both"/>
        <w:rPr>
          <w:rFonts w:ascii="Times New Roman" w:hAnsi="Times New Roman" w:eastAsia="Times New Roman" w:cs="Times New Roman"/>
          <w:sz w:val="20"/>
          <w:szCs w:val="20"/>
        </w:rPr>
      </w:pPr>
      <w:del w:author="Gudiseva, Bhavya Sree" w:date="2023-10-21T02:02:47.052Z" w:id="198672934">
        <w:r w:rsidRPr="747C5FD9" w:rsidDel="78581872">
          <w:rPr>
            <w:rFonts w:ascii="Times New Roman" w:hAnsi="Times New Roman" w:eastAsia="Times New Roman" w:cs="Times New Roman"/>
            <w:sz w:val="20"/>
            <w:szCs w:val="20"/>
          </w:rPr>
          <w:delText xml:space="preserve"> </w:delText>
        </w:r>
      </w:del>
    </w:p>
    <w:p w:rsidR="78581872" w:rsidP="747C5FD9" w:rsidRDefault="78581872" w14:paraId="117DD0E3" w14:textId="68E82CEF">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3. Bias-Variance Trade-</w:t>
      </w:r>
      <w:r w:rsidRPr="747C5FD9" w:rsidR="78581872">
        <w:rPr>
          <w:rFonts w:ascii="Times New Roman" w:hAnsi="Times New Roman" w:eastAsia="Times New Roman" w:cs="Times New Roman"/>
          <w:sz w:val="20"/>
          <w:szCs w:val="20"/>
        </w:rPr>
        <w:t>off:</w:t>
      </w:r>
      <w:r w:rsidRPr="747C5FD9" w:rsidR="78581872">
        <w:rPr>
          <w:rFonts w:ascii="Times New Roman" w:hAnsi="Times New Roman" w:eastAsia="Times New Roman" w:cs="Times New Roman"/>
          <w:sz w:val="20"/>
          <w:szCs w:val="20"/>
        </w:rPr>
        <w:t xml:space="preserve"> Balancing bias and variance, </w:t>
      </w:r>
      <w:r w:rsidRPr="747C5FD9" w:rsidR="78581872">
        <w:rPr>
          <w:rFonts w:ascii="Times New Roman" w:hAnsi="Times New Roman" w:eastAsia="Times New Roman" w:cs="Times New Roman"/>
          <w:sz w:val="20"/>
          <w:szCs w:val="20"/>
        </w:rPr>
        <w:t>evident</w:t>
      </w:r>
      <w:r w:rsidRPr="747C5FD9" w:rsidR="78581872">
        <w:rPr>
          <w:rFonts w:ascii="Times New Roman" w:hAnsi="Times New Roman" w:eastAsia="Times New Roman" w:cs="Times New Roman"/>
          <w:sz w:val="20"/>
          <w:szCs w:val="20"/>
        </w:rPr>
        <w:t xml:space="preserve"> when examining learning curves.</w:t>
      </w:r>
    </w:p>
    <w:p w:rsidR="78581872" w:rsidP="747C5FD9" w:rsidRDefault="78581872" w14:paraId="1848841E" w14:textId="6C48E06B">
      <w:pPr>
        <w:pStyle w:val="Normal"/>
        <w:jc w:val="both"/>
        <w:rPr>
          <w:del w:author="Gudiseva, Bhavya Sree" w:date="2023-10-21T02:02:48.888Z" w:id="1044125879"/>
          <w:rFonts w:ascii="Times New Roman" w:hAnsi="Times New Roman" w:eastAsia="Times New Roman" w:cs="Times New Roman"/>
          <w:sz w:val="20"/>
          <w:szCs w:val="20"/>
        </w:rPr>
      </w:pPr>
      <w:del w:author="Gudiseva, Bhavya Sree" w:date="2023-10-21T02:02:53.389Z" w:id="1167643010">
        <w:r w:rsidRPr="747C5FD9" w:rsidDel="78581872">
          <w:rPr>
            <w:rFonts w:ascii="Times New Roman" w:hAnsi="Times New Roman" w:eastAsia="Times New Roman" w:cs="Times New Roman"/>
            <w:sz w:val="20"/>
            <w:szCs w:val="20"/>
          </w:rPr>
          <w:delText xml:space="preserve"> </w:delText>
        </w:r>
      </w:del>
    </w:p>
    <w:p w:rsidR="78581872" w:rsidP="747C5FD9" w:rsidRDefault="78581872" w14:paraId="2EBB30DC" w14:textId="0004747E">
      <w:pPr>
        <w:pStyle w:val="Normal"/>
        <w:jc w:val="both"/>
        <w:rPr>
          <w:del w:author="Gudiseva, Bhavya Sree" w:date="2023-10-21T02:02:57.274Z" w:id="1523329601"/>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4. Parameter </w:t>
      </w:r>
      <w:r w:rsidRPr="747C5FD9" w:rsidR="78581872">
        <w:rPr>
          <w:rFonts w:ascii="Times New Roman" w:hAnsi="Times New Roman" w:eastAsia="Times New Roman" w:cs="Times New Roman"/>
          <w:sz w:val="20"/>
          <w:szCs w:val="20"/>
        </w:rPr>
        <w:t>Tuning:</w:t>
      </w:r>
      <w:r w:rsidRPr="747C5FD9" w:rsidR="78581872">
        <w:rPr>
          <w:rFonts w:ascii="Times New Roman" w:hAnsi="Times New Roman" w:eastAsia="Times New Roman" w:cs="Times New Roman"/>
          <w:sz w:val="20"/>
          <w:szCs w:val="20"/>
        </w:rPr>
        <w:t xml:space="preserve"> Iterative fine-tuning of hyperparameters like regularization strength.</w:t>
      </w:r>
    </w:p>
    <w:p w:rsidR="78581872" w:rsidP="747C5FD9" w:rsidRDefault="78581872" w14:paraId="15FFBD29" w14:textId="7C8D40A7">
      <w:pPr>
        <w:pStyle w:val="Normal"/>
        <w:jc w:val="both"/>
        <w:rPr>
          <w:rFonts w:ascii="Times New Roman" w:hAnsi="Times New Roman" w:eastAsia="Times New Roman" w:cs="Times New Roman"/>
          <w:sz w:val="20"/>
          <w:szCs w:val="20"/>
        </w:rPr>
      </w:pPr>
      <w:del w:author="Gudiseva, Bhavya Sree" w:date="2023-10-21T02:02:57.974Z" w:id="2042709465">
        <w:r w:rsidRPr="747C5FD9" w:rsidDel="78581872">
          <w:rPr>
            <w:rFonts w:ascii="Times New Roman" w:hAnsi="Times New Roman" w:eastAsia="Times New Roman" w:cs="Times New Roman"/>
            <w:sz w:val="20"/>
            <w:szCs w:val="20"/>
          </w:rPr>
          <w:delText xml:space="preserve"> </w:delText>
        </w:r>
      </w:del>
    </w:p>
    <w:p w:rsidR="78581872" w:rsidP="747C5FD9" w:rsidRDefault="78581872" w14:paraId="48FD8D08" w14:textId="1CB788D5">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5. Model </w:t>
      </w:r>
      <w:r w:rsidRPr="747C5FD9" w:rsidR="78581872">
        <w:rPr>
          <w:rFonts w:ascii="Times New Roman" w:hAnsi="Times New Roman" w:eastAsia="Times New Roman" w:cs="Times New Roman"/>
          <w:sz w:val="20"/>
          <w:szCs w:val="20"/>
        </w:rPr>
        <w:t>Evaluation:</w:t>
      </w:r>
      <w:r w:rsidRPr="747C5FD9" w:rsidR="78581872">
        <w:rPr>
          <w:rFonts w:ascii="Times New Roman" w:hAnsi="Times New Roman" w:eastAsia="Times New Roman" w:cs="Times New Roman"/>
          <w:sz w:val="20"/>
          <w:szCs w:val="20"/>
        </w:rPr>
        <w:t xml:space="preserve"> Deciphering which metric (MSE, RMSE, MAE, R^2) was most crucial for this specific problem.</w:t>
      </w:r>
    </w:p>
    <w:p w:rsidR="78581872" w:rsidP="747C5FD9" w:rsidRDefault="78581872" w14:paraId="6FCF3B58" w14:textId="322BC1DE">
      <w:pPr>
        <w:pStyle w:val="Normal"/>
        <w:jc w:val="both"/>
        <w:rPr>
          <w:del w:author="Gudiseva, Bhavya Sree" w:date="2023-10-21T02:03:03.544Z" w:id="2102375296"/>
          <w:rFonts w:ascii="Times New Roman" w:hAnsi="Times New Roman" w:eastAsia="Times New Roman" w:cs="Times New Roman"/>
          <w:sz w:val="20"/>
          <w:szCs w:val="20"/>
        </w:rPr>
      </w:pPr>
      <w:del w:author="Gudiseva, Bhavya Sree" w:date="2023-10-21T02:03:07.809Z" w:id="278265209">
        <w:r w:rsidRPr="747C5FD9" w:rsidDel="78581872">
          <w:rPr>
            <w:rFonts w:ascii="Times New Roman" w:hAnsi="Times New Roman" w:eastAsia="Times New Roman" w:cs="Times New Roman"/>
            <w:sz w:val="20"/>
            <w:szCs w:val="20"/>
          </w:rPr>
          <w:delText xml:space="preserve"> </w:delText>
        </w:r>
      </w:del>
    </w:p>
    <w:p w:rsidR="78581872" w:rsidP="747C5FD9" w:rsidRDefault="78581872" w14:paraId="333A3102" w14:textId="35D2AAD9">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6. Algorithm </w:t>
      </w:r>
      <w:r w:rsidRPr="747C5FD9" w:rsidR="78581872">
        <w:rPr>
          <w:rFonts w:ascii="Times New Roman" w:hAnsi="Times New Roman" w:eastAsia="Times New Roman" w:cs="Times New Roman"/>
          <w:sz w:val="20"/>
          <w:szCs w:val="20"/>
        </w:rPr>
        <w:t>Selection:</w:t>
      </w:r>
      <w:r w:rsidRPr="747C5FD9" w:rsidR="78581872">
        <w:rPr>
          <w:rFonts w:ascii="Times New Roman" w:hAnsi="Times New Roman" w:eastAsia="Times New Roman" w:cs="Times New Roman"/>
          <w:sz w:val="20"/>
          <w:szCs w:val="20"/>
        </w:rPr>
        <w:t xml:space="preserve"> Implementing gradient descent-based linear regression and monitoring for convergence.</w:t>
      </w:r>
    </w:p>
    <w:p w:rsidR="78581872" w:rsidP="747C5FD9" w:rsidRDefault="78581872" w14:paraId="38BDB90B" w14:textId="54D63A34">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 </w:t>
      </w:r>
    </w:p>
    <w:p w:rsidR="78581872" w:rsidP="40AD7821" w:rsidRDefault="78581872" w14:paraId="00DB6EB0" w14:textId="1C6C88FA">
      <w:pPr>
        <w:pStyle w:val="Normal"/>
        <w:jc w:val="both"/>
        <w:rPr>
          <w:rFonts w:ascii="Times New Roman" w:hAnsi="Times New Roman" w:eastAsia="Times New Roman" w:cs="Times New Roman"/>
          <w:b w:val="1"/>
          <w:bCs w:val="1"/>
          <w:sz w:val="22"/>
          <w:szCs w:val="22"/>
          <w:rPrChange w:author="Gudiseva, Bhavya Sree" w:date="2023-10-21T02:20:01.64Z" w:id="1946107443">
            <w:rPr>
              <w:rFonts w:ascii="Times New Roman" w:hAnsi="Times New Roman" w:eastAsia="Times New Roman" w:cs="Times New Roman"/>
              <w:b w:val="1"/>
              <w:bCs w:val="1"/>
              <w:sz w:val="20"/>
              <w:szCs w:val="20"/>
            </w:rPr>
          </w:rPrChange>
        </w:rPr>
      </w:pPr>
      <w:r w:rsidRPr="40AD7821" w:rsidR="78581872">
        <w:rPr>
          <w:rFonts w:ascii="Times New Roman" w:hAnsi="Times New Roman" w:eastAsia="Times New Roman" w:cs="Times New Roman"/>
          <w:b w:val="1"/>
          <w:bCs w:val="1"/>
          <w:sz w:val="22"/>
          <w:szCs w:val="22"/>
          <w:rPrChange w:author="Gudiseva, Bhavya Sree" w:date="2023-10-21T02:20:01.638Z" w:id="858948920">
            <w:rPr>
              <w:rFonts w:ascii="Times New Roman" w:hAnsi="Times New Roman" w:eastAsia="Times New Roman" w:cs="Times New Roman"/>
              <w:b w:val="1"/>
              <w:bCs w:val="1"/>
              <w:sz w:val="20"/>
              <w:szCs w:val="20"/>
            </w:rPr>
          </w:rPrChange>
        </w:rPr>
        <w:t>Learnings:</w:t>
      </w:r>
      <w:r w:rsidRPr="40AD7821" w:rsidR="78581872">
        <w:rPr>
          <w:rFonts w:ascii="Times New Roman" w:hAnsi="Times New Roman" w:eastAsia="Times New Roman" w:cs="Times New Roman"/>
          <w:b w:val="1"/>
          <w:bCs w:val="1"/>
          <w:sz w:val="22"/>
          <w:szCs w:val="22"/>
          <w:rPrChange w:author="Gudiseva, Bhavya Sree" w:date="2023-10-21T02:20:01.638Z" w:id="951486802">
            <w:rPr>
              <w:rFonts w:ascii="Times New Roman" w:hAnsi="Times New Roman" w:eastAsia="Times New Roman" w:cs="Times New Roman"/>
              <w:b w:val="1"/>
              <w:bCs w:val="1"/>
              <w:sz w:val="20"/>
              <w:szCs w:val="20"/>
            </w:rPr>
          </w:rPrChange>
        </w:rPr>
        <w:t xml:space="preserve"> </w:t>
      </w:r>
    </w:p>
    <w:p w:rsidR="78581872" w:rsidP="747C5FD9" w:rsidRDefault="78581872" w14:paraId="44BDD44A" w14:textId="7E8FB0E0">
      <w:pPr>
        <w:pStyle w:val="Normal"/>
        <w:jc w:val="both"/>
        <w:rPr>
          <w:rFonts w:ascii="Times New Roman" w:hAnsi="Times New Roman" w:eastAsia="Times New Roman" w:cs="Times New Roman"/>
          <w:sz w:val="20"/>
          <w:szCs w:val="20"/>
        </w:rPr>
      </w:pPr>
      <w:del w:author="Gudiseva, Bhavya Sree" w:date="2023-10-21T02:03:12.942Z" w:id="1770415418">
        <w:r w:rsidRPr="747C5FD9" w:rsidDel="78581872">
          <w:rPr>
            <w:rFonts w:ascii="Times New Roman" w:hAnsi="Times New Roman" w:eastAsia="Times New Roman" w:cs="Times New Roman"/>
            <w:sz w:val="20"/>
            <w:szCs w:val="20"/>
          </w:rPr>
          <w:delText xml:space="preserve"> </w:delText>
        </w:r>
      </w:del>
    </w:p>
    <w:p w:rsidR="78581872" w:rsidP="747C5FD9" w:rsidRDefault="78581872" w14:paraId="526F68E5" w14:textId="1EAF83D6">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1. Regularization's Role: L2 regularization effectively controlled model complexity and curbed overfitting.</w:t>
      </w:r>
    </w:p>
    <w:p w:rsidR="78581872" w:rsidP="747C5FD9" w:rsidRDefault="78581872" w14:paraId="2A555A97" w14:textId="1442DD7C">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2. Visualization's Impact: The learning curve visually represented model behavior across training sizes.</w:t>
      </w:r>
    </w:p>
    <w:p w:rsidR="78581872" w:rsidP="747C5FD9" w:rsidRDefault="78581872" w14:paraId="38AF1DCA" w14:textId="6EB11544">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3. Iterative Nature: Machine learning requires multiple iterations for model refinement.</w:t>
      </w:r>
    </w:p>
    <w:p w:rsidR="78581872" w:rsidP="747C5FD9" w:rsidRDefault="78581872" w14:paraId="34216BE4" w14:textId="12925A92">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4. Linear Regression Insights: Gained practical understanding of linear regression's intricacies.</w:t>
      </w:r>
    </w:p>
    <w:p w:rsidR="78581872" w:rsidP="747C5FD9" w:rsidRDefault="78581872" w14:paraId="1724B37F" w14:textId="1BE4F658">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5. Holistic Evaluation: Using multiple metrics </w:t>
      </w:r>
      <w:r w:rsidRPr="747C5FD9" w:rsidR="78581872">
        <w:rPr>
          <w:rFonts w:ascii="Times New Roman" w:hAnsi="Times New Roman" w:eastAsia="Times New Roman" w:cs="Times New Roman"/>
          <w:sz w:val="20"/>
          <w:szCs w:val="20"/>
        </w:rPr>
        <w:t>provided</w:t>
      </w:r>
      <w:r w:rsidRPr="747C5FD9" w:rsidR="78581872">
        <w:rPr>
          <w:rFonts w:ascii="Times New Roman" w:hAnsi="Times New Roman" w:eastAsia="Times New Roman" w:cs="Times New Roman"/>
          <w:sz w:val="20"/>
          <w:szCs w:val="20"/>
        </w:rPr>
        <w:t xml:space="preserve"> a rounded assessment of performance.</w:t>
      </w:r>
    </w:p>
    <w:p w:rsidR="78581872" w:rsidP="747C5FD9" w:rsidRDefault="78581872" w14:paraId="1D56FA54" w14:textId="16A7A864">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6. Unseen Data's Importance: </w:t>
      </w:r>
      <w:r w:rsidRPr="747C5FD9" w:rsidR="6167E767">
        <w:rPr>
          <w:rFonts w:ascii="Times New Roman" w:hAnsi="Times New Roman" w:eastAsia="Times New Roman" w:cs="Times New Roman"/>
          <w:sz w:val="20"/>
          <w:szCs w:val="20"/>
        </w:rPr>
        <w:t>Validating</w:t>
      </w:r>
      <w:r w:rsidRPr="747C5FD9" w:rsidR="78581872">
        <w:rPr>
          <w:rFonts w:ascii="Times New Roman" w:hAnsi="Times New Roman" w:eastAsia="Times New Roman" w:cs="Times New Roman"/>
          <w:sz w:val="20"/>
          <w:szCs w:val="20"/>
        </w:rPr>
        <w:t xml:space="preserve"> unseen data underscored the model's generalizability.</w:t>
      </w:r>
    </w:p>
    <w:p w:rsidR="78581872" w:rsidP="747C5FD9" w:rsidRDefault="78581872" w14:paraId="716E1BCD" w14:textId="387BF398">
      <w:pPr>
        <w:pStyle w:val="Normal"/>
        <w:jc w:val="both"/>
        <w:rPr>
          <w:rFonts w:ascii="Times New Roman" w:hAnsi="Times New Roman" w:eastAsia="Times New Roman" w:cs="Times New Roman"/>
          <w:sz w:val="20"/>
          <w:szCs w:val="20"/>
        </w:rPr>
      </w:pPr>
      <w:r w:rsidRPr="40AD7821" w:rsidR="78581872">
        <w:rPr>
          <w:rFonts w:ascii="Times New Roman" w:hAnsi="Times New Roman" w:eastAsia="Times New Roman" w:cs="Times New Roman"/>
          <w:sz w:val="20"/>
          <w:szCs w:val="20"/>
        </w:rPr>
        <w:t xml:space="preserve"> </w:t>
      </w:r>
    </w:p>
    <w:p w:rsidR="40AD7821" w:rsidRDefault="40AD7821" w14:paraId="33D67812" w14:textId="3FDF09A8">
      <w:r>
        <w:br w:type="page"/>
      </w:r>
    </w:p>
    <w:p w:rsidR="64777BFE" w:rsidP="747C5FD9" w:rsidRDefault="64777BFE" w14:paraId="11DA6BD5" w14:textId="10E4B2C6">
      <w:pPr>
        <w:pStyle w:val="Normal"/>
        <w:jc w:val="center"/>
        <w:rPr>
          <w:rFonts w:ascii="Times New Roman" w:hAnsi="Times New Roman" w:eastAsia="Times New Roman" w:cs="Times New Roman"/>
          <w:b w:val="1"/>
          <w:bCs w:val="1"/>
          <w:sz w:val="28"/>
          <w:szCs w:val="28"/>
          <w:rPrChange w:author="Gudiseva, Bhavya Sree" w:date="2023-10-21T02:03:26.097Z" w:id="2021827706">
            <w:rPr>
              <w:rFonts w:ascii="Times New Roman" w:hAnsi="Times New Roman" w:eastAsia="Times New Roman" w:cs="Times New Roman"/>
              <w:b w:val="1"/>
              <w:bCs w:val="1"/>
              <w:sz w:val="20"/>
              <w:szCs w:val="20"/>
            </w:rPr>
          </w:rPrChange>
        </w:rPr>
        <w:pPrChange w:author="Gudiseva, Bhavya Sree" w:date="2023-10-21T02:03:27.665Z">
          <w:pPr>
            <w:pStyle w:val="Normal"/>
            <w:jc w:val="both"/>
          </w:pPr>
        </w:pPrChange>
      </w:pPr>
      <w:r w:rsidRPr="747C5FD9" w:rsidR="64777BFE">
        <w:rPr>
          <w:rFonts w:ascii="Times New Roman" w:hAnsi="Times New Roman" w:eastAsia="Times New Roman" w:cs="Times New Roman"/>
          <w:b w:val="1"/>
          <w:bCs w:val="1"/>
          <w:sz w:val="28"/>
          <w:szCs w:val="28"/>
          <w:rPrChange w:author="Gudiseva, Bhavya Sree" w:date="2023-10-21T02:03:26.095Z" w:id="526499070">
            <w:rPr>
              <w:rFonts w:ascii="Times New Roman" w:hAnsi="Times New Roman" w:eastAsia="Times New Roman" w:cs="Times New Roman"/>
              <w:b w:val="1"/>
              <w:bCs w:val="1"/>
              <w:sz w:val="20"/>
              <w:szCs w:val="20"/>
            </w:rPr>
          </w:rPrChange>
        </w:rPr>
        <w:t xml:space="preserve"> 7. C</w:t>
      </w:r>
      <w:r w:rsidRPr="747C5FD9" w:rsidR="3F512BDF">
        <w:rPr>
          <w:rFonts w:ascii="Times New Roman" w:hAnsi="Times New Roman" w:eastAsia="Times New Roman" w:cs="Times New Roman"/>
          <w:b w:val="1"/>
          <w:bCs w:val="1"/>
          <w:sz w:val="28"/>
          <w:szCs w:val="28"/>
          <w:rPrChange w:author="Gudiseva, Bhavya Sree" w:date="2023-10-21T02:03:24.795Z" w:id="660299620">
            <w:rPr>
              <w:rFonts w:ascii="Times New Roman" w:hAnsi="Times New Roman" w:eastAsia="Times New Roman" w:cs="Times New Roman"/>
              <w:b w:val="1"/>
              <w:bCs w:val="1"/>
              <w:sz w:val="20"/>
              <w:szCs w:val="20"/>
            </w:rPr>
          </w:rPrChange>
        </w:rPr>
        <w:t>ONCLUSION</w:t>
      </w:r>
    </w:p>
    <w:p w:rsidR="7230C983" w:rsidP="747C5FD9" w:rsidRDefault="7230C983" w14:paraId="26532FF0" w14:textId="1D8B6ED7">
      <w:pPr>
        <w:pStyle w:val="Normal"/>
        <w:jc w:val="both"/>
        <w:rPr>
          <w:rFonts w:ascii="Times New Roman" w:hAnsi="Times New Roman" w:eastAsia="Times New Roman" w:cs="Times New Roman"/>
          <w:b w:val="1"/>
          <w:bCs w:val="1"/>
          <w:sz w:val="24"/>
          <w:szCs w:val="24"/>
          <w:rPrChange w:author="Gudiseva, Bhavya Sree" w:date="2023-10-21T02:03:42.705Z" w:id="67331165">
            <w:rPr>
              <w:rFonts w:ascii="Times New Roman" w:hAnsi="Times New Roman" w:eastAsia="Times New Roman" w:cs="Times New Roman"/>
              <w:b w:val="1"/>
              <w:bCs w:val="1"/>
              <w:sz w:val="20"/>
              <w:szCs w:val="20"/>
            </w:rPr>
          </w:rPrChange>
        </w:rPr>
      </w:pPr>
      <w:r w:rsidRPr="747C5FD9" w:rsidR="7230C983">
        <w:rPr>
          <w:rFonts w:ascii="Times New Roman" w:hAnsi="Times New Roman" w:eastAsia="Times New Roman" w:cs="Times New Roman"/>
          <w:b w:val="1"/>
          <w:bCs w:val="1"/>
          <w:sz w:val="24"/>
          <w:szCs w:val="24"/>
          <w:rPrChange w:author="Gudiseva, Bhavya Sree" w:date="2023-10-21T02:03:42.703Z" w:id="846127487">
            <w:rPr>
              <w:rFonts w:ascii="Times New Roman" w:hAnsi="Times New Roman" w:eastAsia="Times New Roman" w:cs="Times New Roman"/>
              <w:b w:val="1"/>
              <w:bCs w:val="1"/>
              <w:sz w:val="20"/>
              <w:szCs w:val="20"/>
            </w:rPr>
          </w:rPrChange>
        </w:rPr>
        <w:t xml:space="preserve">Main </w:t>
      </w:r>
      <w:r w:rsidRPr="747C5FD9" w:rsidR="7230C983">
        <w:rPr>
          <w:rFonts w:ascii="Times New Roman" w:hAnsi="Times New Roman" w:eastAsia="Times New Roman" w:cs="Times New Roman"/>
          <w:b w:val="1"/>
          <w:bCs w:val="1"/>
          <w:sz w:val="24"/>
          <w:szCs w:val="24"/>
          <w:rPrChange w:author="Gudiseva, Bhavya Sree" w:date="2023-10-21T02:03:42.173Z" w:id="714734668">
            <w:rPr>
              <w:rFonts w:ascii="Times New Roman" w:hAnsi="Times New Roman" w:eastAsia="Times New Roman" w:cs="Times New Roman"/>
              <w:b w:val="1"/>
              <w:bCs w:val="1"/>
              <w:sz w:val="20"/>
              <w:szCs w:val="20"/>
            </w:rPr>
          </w:rPrChange>
        </w:rPr>
        <w:t>Findings:</w:t>
      </w:r>
    </w:p>
    <w:p w:rsidR="7230C983" w:rsidP="747C5FD9" w:rsidRDefault="7230C983" w14:paraId="65183CE5" w14:textId="71DB95CF">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1. Data &amp; </w:t>
      </w:r>
      <w:r w:rsidRPr="747C5FD9" w:rsidR="7230C983">
        <w:rPr>
          <w:rFonts w:ascii="Times New Roman" w:hAnsi="Times New Roman" w:eastAsia="Times New Roman" w:cs="Times New Roman"/>
          <w:sz w:val="20"/>
          <w:szCs w:val="20"/>
        </w:rPr>
        <w:t>Features:</w:t>
      </w:r>
      <w:r w:rsidRPr="747C5FD9" w:rsidR="7230C983">
        <w:rPr>
          <w:rFonts w:ascii="Times New Roman" w:hAnsi="Times New Roman" w:eastAsia="Times New Roman" w:cs="Times New Roman"/>
          <w:sz w:val="20"/>
          <w:szCs w:val="20"/>
        </w:rPr>
        <w:t xml:space="preserve"> Key predictors for 'streams' included '</w:t>
      </w:r>
      <w:r w:rsidRPr="747C5FD9" w:rsidR="7230C983">
        <w:rPr>
          <w:rFonts w:ascii="Times New Roman" w:hAnsi="Times New Roman" w:eastAsia="Times New Roman" w:cs="Times New Roman"/>
          <w:sz w:val="20"/>
          <w:szCs w:val="20"/>
        </w:rPr>
        <w:t>in_spotify_playlists</w:t>
      </w:r>
      <w:r w:rsidRPr="747C5FD9" w:rsidR="7230C983">
        <w:rPr>
          <w:rFonts w:ascii="Times New Roman" w:hAnsi="Times New Roman" w:eastAsia="Times New Roman" w:cs="Times New Roman"/>
          <w:sz w:val="20"/>
          <w:szCs w:val="20"/>
        </w:rPr>
        <w:t>', '</w:t>
      </w:r>
      <w:r w:rsidRPr="747C5FD9" w:rsidR="7230C983">
        <w:rPr>
          <w:rFonts w:ascii="Times New Roman" w:hAnsi="Times New Roman" w:eastAsia="Times New Roman" w:cs="Times New Roman"/>
          <w:sz w:val="20"/>
          <w:szCs w:val="20"/>
        </w:rPr>
        <w:t>in_apple_playlists</w:t>
      </w:r>
      <w:r w:rsidRPr="747C5FD9" w:rsidR="7230C983">
        <w:rPr>
          <w:rFonts w:ascii="Times New Roman" w:hAnsi="Times New Roman" w:eastAsia="Times New Roman" w:cs="Times New Roman"/>
          <w:sz w:val="20"/>
          <w:szCs w:val="20"/>
        </w:rPr>
        <w:t>', and 'bpm'.</w:t>
      </w:r>
    </w:p>
    <w:p w:rsidR="7230C983" w:rsidP="747C5FD9" w:rsidRDefault="7230C983" w14:paraId="66287ABB" w14:textId="3A7C7382">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2. </w:t>
      </w:r>
      <w:r w:rsidRPr="747C5FD9" w:rsidR="7230C983">
        <w:rPr>
          <w:rFonts w:ascii="Times New Roman" w:hAnsi="Times New Roman" w:eastAsia="Times New Roman" w:cs="Times New Roman"/>
          <w:sz w:val="20"/>
          <w:szCs w:val="20"/>
        </w:rPr>
        <w:t>Model:</w:t>
      </w:r>
      <w:r w:rsidRPr="747C5FD9" w:rsidR="7230C983">
        <w:rPr>
          <w:rFonts w:ascii="Times New Roman" w:hAnsi="Times New Roman" w:eastAsia="Times New Roman" w:cs="Times New Roman"/>
          <w:sz w:val="20"/>
          <w:szCs w:val="20"/>
        </w:rPr>
        <w:t xml:space="preserve"> Linear regression with L2 regularization was selected.</w:t>
      </w:r>
    </w:p>
    <w:p w:rsidR="7230C983" w:rsidP="747C5FD9" w:rsidRDefault="7230C983" w14:paraId="66BD611D" w14:textId="35E9C93A">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3. Bias-Variance </w:t>
      </w:r>
      <w:r w:rsidRPr="747C5FD9" w:rsidR="7230C983">
        <w:rPr>
          <w:rFonts w:ascii="Times New Roman" w:hAnsi="Times New Roman" w:eastAsia="Times New Roman" w:cs="Times New Roman"/>
          <w:sz w:val="20"/>
          <w:szCs w:val="20"/>
        </w:rPr>
        <w:t>Insight:</w:t>
      </w:r>
      <w:r w:rsidRPr="747C5FD9" w:rsidR="7230C983">
        <w:rPr>
          <w:rFonts w:ascii="Times New Roman" w:hAnsi="Times New Roman" w:eastAsia="Times New Roman" w:cs="Times New Roman"/>
          <w:sz w:val="20"/>
          <w:szCs w:val="20"/>
        </w:rPr>
        <w:t xml:space="preserve"> The learning curve offered insights on model generalization.</w:t>
      </w:r>
    </w:p>
    <w:p w:rsidR="7230C983" w:rsidP="747C5FD9" w:rsidRDefault="7230C983" w14:paraId="3A662A82" w14:textId="4E89973A">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 </w:t>
      </w:r>
    </w:p>
    <w:p w:rsidR="7230C983" w:rsidP="747C5FD9" w:rsidRDefault="7230C983" w14:paraId="325C0AD6" w14:textId="2213FC73">
      <w:pPr>
        <w:pStyle w:val="Normal"/>
        <w:jc w:val="both"/>
        <w:rPr>
          <w:rFonts w:ascii="Times New Roman" w:hAnsi="Times New Roman" w:eastAsia="Times New Roman" w:cs="Times New Roman"/>
          <w:b w:val="1"/>
          <w:bCs w:val="1"/>
          <w:sz w:val="24"/>
          <w:szCs w:val="24"/>
          <w:rPrChange w:author="Gudiseva, Bhavya Sree" w:date="2023-10-21T02:03:39.136Z" w:id="835434420">
            <w:rPr>
              <w:rFonts w:ascii="Times New Roman" w:hAnsi="Times New Roman" w:eastAsia="Times New Roman" w:cs="Times New Roman"/>
              <w:b w:val="1"/>
              <w:bCs w:val="1"/>
              <w:sz w:val="20"/>
              <w:szCs w:val="20"/>
            </w:rPr>
          </w:rPrChange>
        </w:rPr>
      </w:pPr>
      <w:r w:rsidRPr="747C5FD9" w:rsidR="7230C983">
        <w:rPr>
          <w:rFonts w:ascii="Times New Roman" w:hAnsi="Times New Roman" w:eastAsia="Times New Roman" w:cs="Times New Roman"/>
          <w:b w:val="1"/>
          <w:bCs w:val="1"/>
          <w:sz w:val="24"/>
          <w:szCs w:val="24"/>
          <w:rPrChange w:author="Gudiseva, Bhavya Sree" w:date="2023-10-21T02:03:39.134Z" w:id="1687848063">
            <w:rPr>
              <w:rFonts w:ascii="Times New Roman" w:hAnsi="Times New Roman" w:eastAsia="Times New Roman" w:cs="Times New Roman"/>
              <w:b w:val="1"/>
              <w:bCs w:val="1"/>
              <w:sz w:val="20"/>
              <w:szCs w:val="20"/>
            </w:rPr>
          </w:rPrChange>
        </w:rPr>
        <w:t>Performance:</w:t>
      </w:r>
    </w:p>
    <w:p w:rsidR="7230C983" w:rsidP="747C5FD9" w:rsidRDefault="7230C983" w14:paraId="5FDAE6F9" w14:textId="16B8BA61">
      <w:pPr>
        <w:pStyle w:val="Normal"/>
        <w:jc w:val="both"/>
        <w:rPr>
          <w:rFonts w:ascii="Times New Roman" w:hAnsi="Times New Roman" w:eastAsia="Times New Roman" w:cs="Times New Roman"/>
          <w:b w:val="1"/>
          <w:bCs w:val="1"/>
          <w:sz w:val="20"/>
          <w:szCs w:val="20"/>
        </w:rPr>
      </w:pPr>
      <w:r w:rsidRPr="747C5FD9" w:rsidR="7230C983">
        <w:rPr>
          <w:rFonts w:ascii="Times New Roman" w:hAnsi="Times New Roman" w:eastAsia="Times New Roman" w:cs="Times New Roman"/>
          <w:b w:val="1"/>
          <w:bCs w:val="1"/>
          <w:sz w:val="20"/>
          <w:szCs w:val="20"/>
        </w:rPr>
        <w:t>Evaluation Metrics:</w:t>
      </w:r>
    </w:p>
    <w:p w:rsidR="2E80C1FE" w:rsidP="747C5FD9" w:rsidRDefault="2E80C1FE" w14:paraId="1F7C668D" w14:textId="50430938">
      <w:pPr>
        <w:pStyle w:val="Normal"/>
        <w:jc w:val="both"/>
        <w:rPr>
          <w:rFonts w:ascii="Times New Roman" w:hAnsi="Times New Roman" w:eastAsia="Times New Roman" w:cs="Times New Roman"/>
          <w:b w:val="0"/>
          <w:bCs w:val="0"/>
          <w:i w:val="0"/>
          <w:iCs w:val="0"/>
          <w:caps w:val="0"/>
          <w:smallCaps w:val="0"/>
          <w:noProof w:val="0"/>
          <w:sz w:val="20"/>
          <w:szCs w:val="20"/>
          <w:lang w:val="en-US"/>
        </w:rPr>
      </w:pPr>
      <w:r w:rsidRPr="747C5FD9" w:rsidR="2E80C1FE">
        <w:rPr>
          <w:rFonts w:ascii="Times New Roman" w:hAnsi="Times New Roman" w:eastAsia="Times New Roman" w:cs="Times New Roman"/>
          <w:b w:val="0"/>
          <w:bCs w:val="0"/>
          <w:i w:val="0"/>
          <w:iCs w:val="0"/>
          <w:caps w:val="0"/>
          <w:smallCaps w:val="0"/>
          <w:noProof w:val="0"/>
          <w:sz w:val="20"/>
          <w:szCs w:val="20"/>
          <w:lang w:val="en-US"/>
        </w:rPr>
        <w:t>Train Data:</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MSE: 0.0035953659845403977</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RMSE: 0.059961370769357814</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MAE: 0.03755567309190075</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R^2 Score: 0.38523338081431435</w:t>
      </w:r>
      <w:r>
        <w:br/>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Test Data:</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MSE: 0.0014893011927136924</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RMSE: 0.03859146528332</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MAE: 0.03173903608482878</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R^2 Score: 0.5588776464621223</w:t>
      </w:r>
    </w:p>
    <w:p w:rsidR="747C5FD9" w:rsidP="747C5FD9" w:rsidRDefault="747C5FD9" w14:paraId="39DB7021" w14:textId="5703EC5E">
      <w:pPr>
        <w:pStyle w:val="Normal"/>
        <w:jc w:val="both"/>
        <w:rPr>
          <w:rFonts w:ascii="Times New Roman" w:hAnsi="Times New Roman" w:eastAsia="Times New Roman" w:cs="Times New Roman"/>
          <w:sz w:val="20"/>
          <w:szCs w:val="20"/>
        </w:rPr>
      </w:pPr>
    </w:p>
    <w:p w:rsidR="7230C983" w:rsidP="747C5FD9" w:rsidRDefault="7230C983" w14:paraId="591D0A47" w14:textId="1E054E1E">
      <w:pPr>
        <w:pStyle w:val="Normal"/>
        <w:jc w:val="both"/>
        <w:rPr>
          <w:rFonts w:ascii="Times New Roman" w:hAnsi="Times New Roman" w:eastAsia="Times New Roman" w:cs="Times New Roman"/>
          <w:b w:val="1"/>
          <w:bCs w:val="1"/>
          <w:sz w:val="20"/>
          <w:szCs w:val="20"/>
        </w:rPr>
      </w:pPr>
      <w:r w:rsidRPr="747C5FD9" w:rsidR="7230C983">
        <w:rPr>
          <w:rFonts w:ascii="Times New Roman" w:hAnsi="Times New Roman" w:eastAsia="Times New Roman" w:cs="Times New Roman"/>
          <w:b w:val="1"/>
          <w:bCs w:val="1"/>
          <w:sz w:val="20"/>
          <w:szCs w:val="20"/>
        </w:rPr>
        <w:t>Suggestions:</w:t>
      </w:r>
    </w:p>
    <w:p w:rsidR="7230C983" w:rsidP="747C5FD9" w:rsidRDefault="7230C983" w14:paraId="71A660B7" w14:textId="2ABF2771">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1. Feature </w:t>
      </w:r>
      <w:r w:rsidRPr="747C5FD9" w:rsidR="7230C983">
        <w:rPr>
          <w:rFonts w:ascii="Times New Roman" w:hAnsi="Times New Roman" w:eastAsia="Times New Roman" w:cs="Times New Roman"/>
          <w:sz w:val="20"/>
          <w:szCs w:val="20"/>
        </w:rPr>
        <w:t>Engineering:</w:t>
      </w:r>
      <w:r w:rsidRPr="747C5FD9" w:rsidR="7230C983">
        <w:rPr>
          <w:rFonts w:ascii="Times New Roman" w:hAnsi="Times New Roman" w:eastAsia="Times New Roman" w:cs="Times New Roman"/>
          <w:sz w:val="20"/>
          <w:szCs w:val="20"/>
        </w:rPr>
        <w:t xml:space="preserve"> Explore feature interactions for intricate patterns.</w:t>
      </w:r>
    </w:p>
    <w:p w:rsidR="7230C983" w:rsidP="747C5FD9" w:rsidRDefault="7230C983" w14:paraId="729A38A2" w14:textId="35541736">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2. Model </w:t>
      </w:r>
      <w:r w:rsidRPr="747C5FD9" w:rsidR="7230C983">
        <w:rPr>
          <w:rFonts w:ascii="Times New Roman" w:hAnsi="Times New Roman" w:eastAsia="Times New Roman" w:cs="Times New Roman"/>
          <w:sz w:val="20"/>
          <w:szCs w:val="20"/>
        </w:rPr>
        <w:t>Exploration:</w:t>
      </w:r>
      <w:r w:rsidRPr="747C5FD9" w:rsidR="7230C983">
        <w:rPr>
          <w:rFonts w:ascii="Times New Roman" w:hAnsi="Times New Roman" w:eastAsia="Times New Roman" w:cs="Times New Roman"/>
          <w:sz w:val="20"/>
          <w:szCs w:val="20"/>
        </w:rPr>
        <w:t xml:space="preserve"> Test advanced models like Random Forests or Neural Networks.</w:t>
      </w:r>
    </w:p>
    <w:p w:rsidR="7230C983" w:rsidP="747C5FD9" w:rsidRDefault="7230C983" w14:paraId="1B44C92C" w14:textId="4DF4130E">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3. Hyperparameter </w:t>
      </w:r>
      <w:r w:rsidRPr="747C5FD9" w:rsidR="7230C983">
        <w:rPr>
          <w:rFonts w:ascii="Times New Roman" w:hAnsi="Times New Roman" w:eastAsia="Times New Roman" w:cs="Times New Roman"/>
          <w:sz w:val="20"/>
          <w:szCs w:val="20"/>
        </w:rPr>
        <w:t>Tuning:</w:t>
      </w:r>
      <w:r w:rsidRPr="747C5FD9" w:rsidR="7230C983">
        <w:rPr>
          <w:rFonts w:ascii="Times New Roman" w:hAnsi="Times New Roman" w:eastAsia="Times New Roman" w:cs="Times New Roman"/>
          <w:sz w:val="20"/>
          <w:szCs w:val="20"/>
        </w:rPr>
        <w:t xml:space="preserve"> </w:t>
      </w:r>
      <w:r w:rsidRPr="747C5FD9" w:rsidR="7230C983">
        <w:rPr>
          <w:rFonts w:ascii="Times New Roman" w:hAnsi="Times New Roman" w:eastAsia="Times New Roman" w:cs="Times New Roman"/>
          <w:sz w:val="20"/>
          <w:szCs w:val="20"/>
        </w:rPr>
        <w:t>Utilize</w:t>
      </w:r>
      <w:r w:rsidRPr="747C5FD9" w:rsidR="7230C983">
        <w:rPr>
          <w:rFonts w:ascii="Times New Roman" w:hAnsi="Times New Roman" w:eastAsia="Times New Roman" w:cs="Times New Roman"/>
          <w:sz w:val="20"/>
          <w:szCs w:val="20"/>
        </w:rPr>
        <w:t xml:space="preserve"> tools like Grid Search for optimization.</w:t>
      </w:r>
    </w:p>
    <w:p w:rsidR="7230C983" w:rsidP="747C5FD9" w:rsidRDefault="7230C983" w14:paraId="33947E2C" w14:textId="147B6503">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4. Ensemble </w:t>
      </w:r>
      <w:r w:rsidRPr="747C5FD9" w:rsidR="7230C983">
        <w:rPr>
          <w:rFonts w:ascii="Times New Roman" w:hAnsi="Times New Roman" w:eastAsia="Times New Roman" w:cs="Times New Roman"/>
          <w:sz w:val="20"/>
          <w:szCs w:val="20"/>
        </w:rPr>
        <w:t>Approaches:</w:t>
      </w:r>
      <w:r w:rsidRPr="747C5FD9" w:rsidR="7230C983">
        <w:rPr>
          <w:rFonts w:ascii="Times New Roman" w:hAnsi="Times New Roman" w:eastAsia="Times New Roman" w:cs="Times New Roman"/>
          <w:sz w:val="20"/>
          <w:szCs w:val="20"/>
        </w:rPr>
        <w:t xml:space="preserve"> Combine predictions from different models for enhanced performance.</w:t>
      </w:r>
    </w:p>
    <w:p w:rsidR="7230C983" w:rsidP="747C5FD9" w:rsidRDefault="7230C983" w14:paraId="6520EA0B" w14:textId="1A6E03BC">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5. Data </w:t>
      </w:r>
      <w:r w:rsidRPr="747C5FD9" w:rsidR="7230C983">
        <w:rPr>
          <w:rFonts w:ascii="Times New Roman" w:hAnsi="Times New Roman" w:eastAsia="Times New Roman" w:cs="Times New Roman"/>
          <w:sz w:val="20"/>
          <w:szCs w:val="20"/>
        </w:rPr>
        <w:t>Augmentation:</w:t>
      </w:r>
      <w:r w:rsidRPr="747C5FD9" w:rsidR="7230C983">
        <w:rPr>
          <w:rFonts w:ascii="Times New Roman" w:hAnsi="Times New Roman" w:eastAsia="Times New Roman" w:cs="Times New Roman"/>
          <w:sz w:val="20"/>
          <w:szCs w:val="20"/>
        </w:rPr>
        <w:t xml:space="preserve"> Source more data to enhance generalization.</w:t>
      </w:r>
    </w:p>
    <w:p w:rsidR="7230C983" w:rsidP="747C5FD9" w:rsidRDefault="7230C983" w14:paraId="403D4D0A" w14:textId="1520D125">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6. Residual </w:t>
      </w:r>
      <w:r w:rsidRPr="747C5FD9" w:rsidR="7230C983">
        <w:rPr>
          <w:rFonts w:ascii="Times New Roman" w:hAnsi="Times New Roman" w:eastAsia="Times New Roman" w:cs="Times New Roman"/>
          <w:sz w:val="20"/>
          <w:szCs w:val="20"/>
        </w:rPr>
        <w:t>Analysis:</w:t>
      </w:r>
      <w:r w:rsidRPr="747C5FD9" w:rsidR="7230C983">
        <w:rPr>
          <w:rFonts w:ascii="Times New Roman" w:hAnsi="Times New Roman" w:eastAsia="Times New Roman" w:cs="Times New Roman"/>
          <w:sz w:val="20"/>
          <w:szCs w:val="20"/>
        </w:rPr>
        <w:t xml:space="preserve"> Examine residuals to pinpoint model weaknesses.</w:t>
      </w:r>
    </w:p>
    <w:p w:rsidR="7230C983" w:rsidP="747C5FD9" w:rsidRDefault="7230C983" w14:paraId="0E23EABB" w14:textId="62B16BA2">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7. Feedback </w:t>
      </w:r>
      <w:r w:rsidRPr="747C5FD9" w:rsidR="7230C983">
        <w:rPr>
          <w:rFonts w:ascii="Times New Roman" w:hAnsi="Times New Roman" w:eastAsia="Times New Roman" w:cs="Times New Roman"/>
          <w:sz w:val="20"/>
          <w:szCs w:val="20"/>
        </w:rPr>
        <w:t>Integration:</w:t>
      </w:r>
      <w:r w:rsidRPr="747C5FD9" w:rsidR="7230C983">
        <w:rPr>
          <w:rFonts w:ascii="Times New Roman" w:hAnsi="Times New Roman" w:eastAsia="Times New Roman" w:cs="Times New Roman"/>
          <w:sz w:val="20"/>
          <w:szCs w:val="20"/>
        </w:rPr>
        <w:t xml:space="preserve"> Use expert feedback for model refinement.</w:t>
      </w:r>
    </w:p>
    <w:p w:rsidR="747C5FD9" w:rsidP="747C5FD9" w:rsidRDefault="747C5FD9" w14:paraId="6253FB7E" w14:textId="639790D9">
      <w:pPr>
        <w:pStyle w:val="Normal"/>
        <w:jc w:val="both"/>
        <w:rPr>
          <w:rFonts w:ascii="Times New Roman" w:hAnsi="Times New Roman" w:eastAsia="Times New Roman" w:cs="Times New Roman"/>
          <w:sz w:val="20"/>
          <w:szCs w:val="20"/>
        </w:rPr>
      </w:pPr>
    </w:p>
    <w:p w:rsidR="747C5FD9" w:rsidP="747C5FD9" w:rsidRDefault="747C5FD9" w14:paraId="68C0AB6B" w14:textId="68450602">
      <w:pPr>
        <w:pStyle w:val="Normal"/>
        <w:jc w:val="both"/>
        <w:rPr>
          <w:rFonts w:ascii="Times New Roman" w:hAnsi="Times New Roman" w:eastAsia="Times New Roman" w:cs="Times New Roman"/>
          <w:sz w:val="20"/>
          <w:szCs w:val="20"/>
        </w:rPr>
      </w:pPr>
    </w:p>
    <w:sectPr>
      <w:pgSz w:w="11907" w:h="16839" w:orient="portrait"/>
      <w:pgMar w:top="1440" w:right="1440" w:bottom="1440" w:left="1440" w:header="720" w:footer="720" w:gutter="0"/>
      <w:cols w:space="720"/>
      <w:docGrid w:linePitch="360"/>
      <w:headerReference w:type="default" r:id="R4e09495cf2d14849"/>
      <w:footerReference w:type="default" r:id="R627e86e53be7457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47C5FD9" w:rsidTr="747C5FD9" w14:paraId="1FE165BB">
      <w:trPr>
        <w:trHeight w:val="300"/>
      </w:trPr>
      <w:tc>
        <w:tcPr>
          <w:tcW w:w="3005" w:type="dxa"/>
          <w:tcMar/>
        </w:tcPr>
        <w:p w:rsidR="747C5FD9" w:rsidP="747C5FD9" w:rsidRDefault="747C5FD9" w14:paraId="74E8B3A3" w14:textId="2973F685">
          <w:pPr>
            <w:pStyle w:val="Header"/>
            <w:bidi w:val="0"/>
            <w:ind w:left="-115"/>
            <w:jc w:val="left"/>
          </w:pPr>
        </w:p>
      </w:tc>
      <w:tc>
        <w:tcPr>
          <w:tcW w:w="3005" w:type="dxa"/>
          <w:tcMar/>
        </w:tcPr>
        <w:p w:rsidR="747C5FD9" w:rsidP="747C5FD9" w:rsidRDefault="747C5FD9" w14:paraId="6300B4D5" w14:textId="71ED4F64">
          <w:pPr>
            <w:pStyle w:val="Header"/>
            <w:bidi w:val="0"/>
            <w:jc w:val="center"/>
          </w:pPr>
        </w:p>
      </w:tc>
      <w:tc>
        <w:tcPr>
          <w:tcW w:w="3005" w:type="dxa"/>
          <w:tcMar/>
        </w:tcPr>
        <w:p w:rsidR="747C5FD9" w:rsidP="747C5FD9" w:rsidRDefault="747C5FD9" w14:paraId="6E05910B" w14:textId="71BDF10B">
          <w:pPr>
            <w:pStyle w:val="Header"/>
            <w:bidi w:val="0"/>
            <w:ind w:right="-115"/>
            <w:jc w:val="right"/>
          </w:pPr>
        </w:p>
      </w:tc>
    </w:tr>
  </w:tbl>
  <w:p w:rsidR="747C5FD9" w:rsidP="747C5FD9" w:rsidRDefault="747C5FD9" w14:paraId="4B8CD712" w14:textId="72018F1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47C5FD9" w:rsidTr="40AD7821" w14:paraId="1C8A71AA">
      <w:trPr>
        <w:trHeight w:val="300"/>
      </w:trPr>
      <w:tc>
        <w:tcPr>
          <w:tcW w:w="3005" w:type="dxa"/>
          <w:tcMar/>
        </w:tcPr>
        <w:p w:rsidR="747C5FD9" w:rsidP="747C5FD9" w:rsidRDefault="747C5FD9" w14:paraId="7FCA0D20" w14:textId="20F824A0">
          <w:pPr>
            <w:pStyle w:val="Header"/>
            <w:bidi w:val="0"/>
            <w:ind w:left="-115"/>
            <w:jc w:val="left"/>
          </w:pPr>
          <w:ins w:author="Gudiseva, Bhavya Sree" w:date="2023-10-21T02:13:29.517Z" w:id="1163623834">
            <w:r w:rsidR="40AD7821">
              <w:t>Assignment1</w:t>
            </w:r>
          </w:ins>
        </w:p>
      </w:tc>
      <w:tc>
        <w:tcPr>
          <w:tcW w:w="3005" w:type="dxa"/>
          <w:tcMar/>
        </w:tcPr>
        <w:p w:rsidR="747C5FD9" w:rsidP="747C5FD9" w:rsidRDefault="747C5FD9" w14:paraId="3CC40FE5" w14:textId="40323984">
          <w:pPr>
            <w:pStyle w:val="Header"/>
            <w:bidi w:val="0"/>
            <w:jc w:val="center"/>
          </w:pPr>
        </w:p>
      </w:tc>
      <w:tc>
        <w:tcPr>
          <w:tcW w:w="3005" w:type="dxa"/>
          <w:tcMar/>
        </w:tcPr>
        <w:p w:rsidR="747C5FD9" w:rsidP="747C5FD9" w:rsidRDefault="747C5FD9" w14:paraId="05596354" w14:textId="13BA6CFD">
          <w:pPr>
            <w:pStyle w:val="Header"/>
            <w:bidi w:val="0"/>
            <w:ind w:right="-115"/>
            <w:jc w:val="right"/>
          </w:pPr>
          <w:ins w:author="Gudiseva, Bhavya Sree" w:date="2023-10-21T02:13:41.458Z" w:id="576729906">
            <w:r w:rsidR="40AD7821">
              <w:t>G41949795</w:t>
            </w:r>
          </w:ins>
        </w:p>
      </w:tc>
    </w:tr>
  </w:tbl>
  <w:p w:rsidR="747C5FD9" w:rsidP="747C5FD9" w:rsidRDefault="747C5FD9" w14:paraId="7373732C" w14:textId="786F232C">
    <w:pPr>
      <w:pStyle w:val="Header"/>
      <w:bidi w:val="0"/>
    </w:pPr>
  </w:p>
</w:hdr>
</file>

<file path=word/intelligence2.xml><?xml version="1.0" encoding="utf-8"?>
<int2:intelligence xmlns:int2="http://schemas.microsoft.com/office/intelligence/2020/intelligence">
  <int2:observations>
    <int2:textHash int2:hashCode="g2KuGVhiylhUZH" int2:id="5Pob7SV1">
      <int2:state int2:type="AugLoop_Text_Critique" int2:value="Rejected"/>
    </int2:textHash>
    <int2:textHash int2:hashCode="EmLAleFvxOclJS" int2:id="jHDURvp5">
      <int2:state int2:type="AugLoop_Text_Critique" int2:value="Rejected"/>
    </int2:textHash>
    <int2:textHash int2:hashCode="oarX7lVjfoFw1E" int2:id="NuECFe5A">
      <int2:state int2:type="AugLoop_Text_Critique" int2:value="Rejected"/>
    </int2:textHash>
    <int2:textHash int2:hashCode="IaqrNunUoumBNx" int2:id="eWyQ0xXJ">
      <int2:state int2:type="AugLoop_Text_Critique" int2:value="Rejected"/>
    </int2:textHash>
    <int2:textHash int2:hashCode="po6olo/zLVEUhf" int2:id="zw0qKEPJ">
      <int2:state int2:type="AugLoop_Text_Critique" int2:value="Rejected"/>
    </int2:textHash>
    <int2:textHash int2:hashCode="hG/1V7mUfoIKHL" int2:id="dw3Ktx1y">
      <int2:state int2:type="AugLoop_Text_Critique" int2:value="Rejected"/>
    </int2:textHash>
    <int2:textHash int2:hashCode="gFOIMZAQSWS2Va" int2:id="9wwF9bf1">
      <int2:state int2:type="AugLoop_Text_Critique" int2:value="Rejected"/>
    </int2:textHash>
    <int2:textHash int2:hashCode="aZHvtf9rRMMNrQ" int2:id="nQFThoFt">
      <int2:state int2:type="AugLoop_Text_Critique" int2:value="Rejected"/>
    </int2:textHash>
    <int2:textHash int2:hashCode="st+I7TTHr9HkmF" int2:id="BJBTXpni">
      <int2:state int2:type="AugLoop_Text_Critique" int2:value="Rejected"/>
    </int2:textHash>
    <int2:textHash int2:hashCode="4I0pBi3FUQ4gtL" int2:id="EPKfbsAA">
      <int2:state int2:type="AugLoop_Text_Critique" int2:value="Rejected"/>
    </int2:textHash>
    <int2:textHash int2:hashCode="PM6gOoe+NIYFoM" int2:id="foKBiT2N">
      <int2:state int2:type="AugLoop_Text_Critique" int2:value="Rejected"/>
    </int2:textHash>
    <int2:textHash int2:hashCode="EeYjo36Hz3mVxG" int2:id="Inz7prR3">
      <int2:state int2:type="AugLoop_Text_Critique" int2:value="Rejected"/>
    </int2:textHash>
    <int2:textHash int2:hashCode="fIUPVMf+BgnLqu" int2:id="hMFBDy0L">
      <int2:state int2:type="AugLoop_Text_Critique" int2:value="Rejected"/>
    </int2:textHash>
    <int2:bookmark int2:bookmarkName="_Int_IFbiROLp" int2:invalidationBookmarkName="" int2:hashCode="1kQETnj8piZuAN" int2:id="vxj2ins6">
      <int2:state int2:type="AugLoop_Text_Critique" int2:value="Rejected"/>
    </int2:bookmark>
    <int2:bookmark int2:bookmarkName="_Int_RVNW1s0h" int2:invalidationBookmarkName="" int2:hashCode="1kQETnj8piZuAN" int2:id="lYywBXd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11831f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396d0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7f70e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A14C36"/>
    <w:rsid w:val="007D2E3B"/>
    <w:rsid w:val="00964D98"/>
    <w:rsid w:val="00D19B87"/>
    <w:rsid w:val="02321DF9"/>
    <w:rsid w:val="02387EDA"/>
    <w:rsid w:val="038D85DA"/>
    <w:rsid w:val="05DF82E5"/>
    <w:rsid w:val="06D4D1B1"/>
    <w:rsid w:val="080A8153"/>
    <w:rsid w:val="08CEC821"/>
    <w:rsid w:val="09C0ECE5"/>
    <w:rsid w:val="0B7E0F97"/>
    <w:rsid w:val="0CA5830F"/>
    <w:rsid w:val="0D5C66F9"/>
    <w:rsid w:val="0DA14C36"/>
    <w:rsid w:val="0E8C7082"/>
    <w:rsid w:val="0FA99A8A"/>
    <w:rsid w:val="11B2F730"/>
    <w:rsid w:val="121817FB"/>
    <w:rsid w:val="141961D3"/>
    <w:rsid w:val="1453A498"/>
    <w:rsid w:val="147D0BAD"/>
    <w:rsid w:val="15053740"/>
    <w:rsid w:val="18ECD2F6"/>
    <w:rsid w:val="190CAD5B"/>
    <w:rsid w:val="19AEC001"/>
    <w:rsid w:val="1A843E51"/>
    <w:rsid w:val="1B4E181A"/>
    <w:rsid w:val="1C247A33"/>
    <w:rsid w:val="1DE94C07"/>
    <w:rsid w:val="1EC76E2F"/>
    <w:rsid w:val="1EDB647D"/>
    <w:rsid w:val="1F01ED20"/>
    <w:rsid w:val="1F5C1AF5"/>
    <w:rsid w:val="213227A0"/>
    <w:rsid w:val="21426658"/>
    <w:rsid w:val="2159D415"/>
    <w:rsid w:val="23FA3C69"/>
    <w:rsid w:val="240582F3"/>
    <w:rsid w:val="2408CD43"/>
    <w:rsid w:val="2460B77F"/>
    <w:rsid w:val="256DAFDE"/>
    <w:rsid w:val="2615D77B"/>
    <w:rsid w:val="26FE89E0"/>
    <w:rsid w:val="2858E581"/>
    <w:rsid w:val="299C9CF1"/>
    <w:rsid w:val="2A232B3D"/>
    <w:rsid w:val="2C87DFA3"/>
    <w:rsid w:val="2CA19AD5"/>
    <w:rsid w:val="2D72BF6C"/>
    <w:rsid w:val="2E80C1FE"/>
    <w:rsid w:val="2EB10279"/>
    <w:rsid w:val="2EB108F4"/>
    <w:rsid w:val="2F3E2898"/>
    <w:rsid w:val="2F564D60"/>
    <w:rsid w:val="2F5FCD4F"/>
    <w:rsid w:val="2F7B97A3"/>
    <w:rsid w:val="304CD2DA"/>
    <w:rsid w:val="3135D090"/>
    <w:rsid w:val="31610A62"/>
    <w:rsid w:val="31699DBB"/>
    <w:rsid w:val="31699DBB"/>
    <w:rsid w:val="31E69F6A"/>
    <w:rsid w:val="32F43DDD"/>
    <w:rsid w:val="33AD7B8A"/>
    <w:rsid w:val="36C4DFBA"/>
    <w:rsid w:val="36FF6BC2"/>
    <w:rsid w:val="373C4519"/>
    <w:rsid w:val="391DB391"/>
    <w:rsid w:val="3930BC3C"/>
    <w:rsid w:val="3930E7A1"/>
    <w:rsid w:val="3CCEFCFE"/>
    <w:rsid w:val="3EC68AAE"/>
    <w:rsid w:val="3F512BDF"/>
    <w:rsid w:val="3FE52AAC"/>
    <w:rsid w:val="402351F2"/>
    <w:rsid w:val="402FB141"/>
    <w:rsid w:val="40AD7821"/>
    <w:rsid w:val="40F34E89"/>
    <w:rsid w:val="41667D7D"/>
    <w:rsid w:val="43024DDE"/>
    <w:rsid w:val="43C74960"/>
    <w:rsid w:val="4603CA10"/>
    <w:rsid w:val="479F9A71"/>
    <w:rsid w:val="47E1058B"/>
    <w:rsid w:val="483D5540"/>
    <w:rsid w:val="4948A99A"/>
    <w:rsid w:val="4971AB0D"/>
    <w:rsid w:val="4B511197"/>
    <w:rsid w:val="4C5B8CF9"/>
    <w:rsid w:val="4D4F283C"/>
    <w:rsid w:val="4D726F20"/>
    <w:rsid w:val="4D8BDE83"/>
    <w:rsid w:val="4F0E3F81"/>
    <w:rsid w:val="4FB5E0D2"/>
    <w:rsid w:val="5025AF87"/>
    <w:rsid w:val="50FC1750"/>
    <w:rsid w:val="5121C9EC"/>
    <w:rsid w:val="526759D2"/>
    <w:rsid w:val="53207AD9"/>
    <w:rsid w:val="535A1930"/>
    <w:rsid w:val="53BF5ABE"/>
    <w:rsid w:val="53E280A5"/>
    <w:rsid w:val="55BEF890"/>
    <w:rsid w:val="56581B9B"/>
    <w:rsid w:val="571163E0"/>
    <w:rsid w:val="57452A90"/>
    <w:rsid w:val="58BDBBF5"/>
    <w:rsid w:val="594B677E"/>
    <w:rsid w:val="596004F8"/>
    <w:rsid w:val="5A2DB12A"/>
    <w:rsid w:val="5A63711F"/>
    <w:rsid w:val="5B1C8113"/>
    <w:rsid w:val="5B99B7F1"/>
    <w:rsid w:val="5BE4D503"/>
    <w:rsid w:val="5D0A7848"/>
    <w:rsid w:val="5E7681AA"/>
    <w:rsid w:val="5FC5B391"/>
    <w:rsid w:val="60C033AC"/>
    <w:rsid w:val="6167E767"/>
    <w:rsid w:val="62ACE965"/>
    <w:rsid w:val="630B92E4"/>
    <w:rsid w:val="63E04A40"/>
    <w:rsid w:val="64099B57"/>
    <w:rsid w:val="64777BFE"/>
    <w:rsid w:val="647F646C"/>
    <w:rsid w:val="64F3E893"/>
    <w:rsid w:val="660387BB"/>
    <w:rsid w:val="6611D5CC"/>
    <w:rsid w:val="662C1595"/>
    <w:rsid w:val="68022240"/>
    <w:rsid w:val="68DD79E6"/>
    <w:rsid w:val="68FF0C41"/>
    <w:rsid w:val="695B26C1"/>
    <w:rsid w:val="699DF2A1"/>
    <w:rsid w:val="6A08FAC3"/>
    <w:rsid w:val="6A4012FA"/>
    <w:rsid w:val="6A63A113"/>
    <w:rsid w:val="6C9B509E"/>
    <w:rsid w:val="6C9B5719"/>
    <w:rsid w:val="6CD59363"/>
    <w:rsid w:val="6CDD80E9"/>
    <w:rsid w:val="6D9EB6B4"/>
    <w:rsid w:val="6DB81B7F"/>
    <w:rsid w:val="6E6028ED"/>
    <w:rsid w:val="6E79514A"/>
    <w:rsid w:val="6EDC6BE6"/>
    <w:rsid w:val="6F032E87"/>
    <w:rsid w:val="6F78CA06"/>
    <w:rsid w:val="6FFC1A11"/>
    <w:rsid w:val="70783C47"/>
    <w:rsid w:val="707C71A2"/>
    <w:rsid w:val="70EFBC41"/>
    <w:rsid w:val="70EFBC41"/>
    <w:rsid w:val="71B0CE42"/>
    <w:rsid w:val="7230C983"/>
    <w:rsid w:val="7346A5E7"/>
    <w:rsid w:val="734CC26D"/>
    <w:rsid w:val="74275D03"/>
    <w:rsid w:val="746EF9D3"/>
    <w:rsid w:val="747C5FD9"/>
    <w:rsid w:val="74900E0C"/>
    <w:rsid w:val="74A972C8"/>
    <w:rsid w:val="74E27648"/>
    <w:rsid w:val="75C32D64"/>
    <w:rsid w:val="7819EE8E"/>
    <w:rsid w:val="78581872"/>
    <w:rsid w:val="7913F683"/>
    <w:rsid w:val="7B0935B8"/>
    <w:rsid w:val="7BBFBAEA"/>
    <w:rsid w:val="7C47E17D"/>
    <w:rsid w:val="7C77706F"/>
    <w:rsid w:val="7FEB5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E9EEE"/>
  <w15:chartTrackingRefBased/>
  <w15:docId w15:val="{57C26A74-527B-43D7-999A-DB6BCAEE25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3768fc91260a4675" /><Relationship Type="http://schemas.openxmlformats.org/officeDocument/2006/relationships/image" Target="/media/image8.png" Id="R6af9f63fcfe44934" /><Relationship Type="http://schemas.openxmlformats.org/officeDocument/2006/relationships/image" Target="/media/image9.png" Id="R1aae08041e9946db" /><Relationship Type="http://schemas.openxmlformats.org/officeDocument/2006/relationships/image" Target="/media/imagea.png" Id="Rab2050b5d61742b4" /><Relationship Type="http://schemas.openxmlformats.org/officeDocument/2006/relationships/image" Target="/media/imagec.png" Id="Rd9980d4ce7a648be" /><Relationship Type="http://schemas.openxmlformats.org/officeDocument/2006/relationships/header" Target="header.xml" Id="R4e09495cf2d14849" /><Relationship Type="http://schemas.openxmlformats.org/officeDocument/2006/relationships/footer" Target="footer.xml" Id="R627e86e53be74576" /><Relationship Type="http://schemas.microsoft.com/office/2020/10/relationships/intelligence" Target="intelligence2.xml" Id="Ra8e6b75b50df42c0" /><Relationship Type="http://schemas.openxmlformats.org/officeDocument/2006/relationships/numbering" Target="numbering.xml" Id="R398ebaecc8214c7e" /><Relationship Type="http://schemas.openxmlformats.org/officeDocument/2006/relationships/image" Target="/media/imagef.png" Id="R278d8c6919f64690" /><Relationship Type="http://schemas.openxmlformats.org/officeDocument/2006/relationships/image" Target="/media/image10.png" Id="R3f60057b982d4419" /><Relationship Type="http://schemas.openxmlformats.org/officeDocument/2006/relationships/image" Target="/media/image11.png" Id="Reddfc13c858642b7" /><Relationship Type="http://schemas.openxmlformats.org/officeDocument/2006/relationships/image" Target="/media/image12.png" Id="R0b30cff738124a8d" /><Relationship Type="http://schemas.openxmlformats.org/officeDocument/2006/relationships/image" Target="/media/imaged.png" Id="R2b46dd8d29d34a69" /><Relationship Type="http://schemas.openxmlformats.org/officeDocument/2006/relationships/image" Target="/media/imagee.png" Id="R8b90381dda4d485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2023-10-20T22:18:33.6514671Z</dcterms:created>
  <dcterms:modified xsi:type="dcterms:W3CDTF">2023-10-21T03:30:11.2478349Z</dcterms:modified>
  <dc:creator>Gudiseva, Bhavya Sree</dc:creator>
  <lastModifiedBy>Gudiseva, Bhavya Sree</lastModifiedBy>
</coreProperties>
</file>